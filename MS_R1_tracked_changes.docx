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5B10D" w14:textId="77777777" w:rsidR="008563F6" w:rsidRDefault="00553B33">
      <w:pPr>
        <w:spacing w:after="240"/>
        <w:jc w:val="center"/>
      </w:pPr>
      <w:r>
        <w:rPr>
          <w:b/>
          <w:sz w:val="32"/>
        </w:rPr>
        <w:t>BYZANTINE FAULT-TOLERANT MULTI-AGENT SYSTEMS FOR AUTONOMOUS RUNTIME PROGRAM REPAIR IN E-COMMERCE SYSTEMS: AN EMPIRICAL VALIDATION</w:t>
      </w:r>
    </w:p>
    <w:p w14:paraId="1D360123" w14:textId="77777777" w:rsidR="008563F6" w:rsidRDefault="008563F6">
      <w:pPr>
        <w:spacing w:after="80"/>
        <w:jc w:val="center"/>
      </w:pPr>
    </w:p>
    <w:p w14:paraId="3BD66525" w14:textId="77777777" w:rsidR="00451004" w:rsidRDefault="00451004" w:rsidP="00451004">
      <w:pPr>
        <w:spacing w:after="80"/>
        <w:jc w:val="center"/>
      </w:pPr>
    </w:p>
    <w:p w14:paraId="2AF31695" w14:textId="77777777" w:rsidR="008563F6" w:rsidRDefault="008563F6" w:rsidP="00451004">
      <w:pPr>
        <w:spacing w:after="80"/>
        <w:jc w:val="center"/>
      </w:pPr>
    </w:p>
    <w:p w14:paraId="4AB6194F" w14:textId="77777777" w:rsidR="008563F6" w:rsidRDefault="008563F6" w:rsidP="001F43A3">
      <w:pPr>
        <w:spacing w:after="40"/>
        <w:jc w:val="center"/>
      </w:pPr>
    </w:p>
    <w:p w14:paraId="46F5DAF8" w14:textId="77777777" w:rsidR="001F43A3" w:rsidRDefault="001F43A3" w:rsidP="001F43A3">
      <w:pPr>
        <w:spacing w:after="40"/>
        <w:jc w:val="center"/>
      </w:pPr>
    </w:p>
    <w:p w14:paraId="4F5B72D3" w14:textId="70975B49" w:rsidR="008563F6" w:rsidRDefault="00553B33">
      <w:pPr>
        <w:spacing w:after="120"/>
        <w:jc w:val="both"/>
        <w:rPr>
          <w:del w:id="0" w:author="Millicent  Mufambi" w:date="2026-06-02T12:54:00Z" w16du:dateUtc="2026-06-02T10:54:00Z"/>
        </w:rPr>
      </w:pPr>
      <w:del w:id="1" w:author="Millicent  Mufambi" w:date="2026-06-02T12:54:00Z" w16du:dateUtc="2026-06-02T10:54:00Z">
        <w:r>
          <w:rPr>
            <w:b/>
          </w:rPr>
          <w:delText>Abstract:</w:delText>
        </w:r>
        <w:r>
          <w:delText xml:space="preserve"> This paper gives the first empirical test of BFT-MAS, a framework that adapts Practical Byzantine Fault Tolerance (PBFT) to populations of large-language-model (LLM) agents doing automated program repair. We run it on three datasets: 40 synthetic Python bugs, 20 real bugs from BugsInPy, and a purpose-built 30-bug e-commerce suite. A four-agent consensus pipeline (Claude analyzer, GPT-4o healer, two Ollama validators, PBFT, sandbox) is compared against a single-agent baseline that shares the analyzer and he</w:delText>
        </w:r>
        <w:r>
          <w:delText xml:space="preserve">aler. Across 90 paired bugs, consensus removed safety violations entirely (0.0% against 11.1% for the baseline), and on BugsInPy the rate fell from 50.0% to 0.0%, a difference that is significant on the Wilcoxon signed-rank test (W = 0, z = -2.80, p = 0.0016). Consensus caught ten bad fixes the baseline would have committed, and never made the reverse mistake. The cost is roughly double the latency and a slightly lower raw success rate (82.2% against 88.9%). Under five Byzantine fault behaviours, consensus </w:delText>
        </w:r>
        <w:r>
          <w:delText>still reached quorum on every round.</w:delText>
        </w:r>
      </w:del>
    </w:p>
    <w:p w14:paraId="60DE2BD1" w14:textId="77777777" w:rsidR="008563F6" w:rsidRDefault="00553B33">
      <w:pPr>
        <w:spacing w:after="120"/>
        <w:jc w:val="both"/>
        <w:rPr>
          <w:ins w:id="2" w:author="Millicent  Mufambi" w:date="2026-06-02T12:54:00Z" w16du:dateUtc="2026-06-02T10:54:00Z"/>
        </w:rPr>
      </w:pPr>
      <w:ins w:id="3" w:author="Millicent  Mufambi" w:date="2026-06-02T12:54:00Z" w16du:dateUtc="2026-06-02T10:54:00Z">
        <w:r>
          <w:rPr>
            <w:b/>
          </w:rPr>
          <w:t xml:space="preserve">Abstract: </w:t>
        </w:r>
        <w:r>
          <w:t>Automated program repair with large language models (LLMs) has a safety gap: a single model often returns a confident but wrong fix that breaks working code. In e-commerce this can mean double charges, negative stock, or broken refunds. We ask whether genuine Byzantine fault-tolerant (BFT) consensus over a population of independent LLM agents can remove these unsafe fixes while keeping repair ability. We built a pipeline in which a Claude analyzer and a GPT-4o healer propose a fix that is then voted on by f</w:t>
        </w:r>
        <w:r>
          <w:t>our independent, model-diverse validators (Claude-Haiku, GPT-4o-mini, llama3.1:8b, mistral:7b) under Practical Byzantine Fault Tolerance (PBFT; n = 3f + 1 = 4, quorum = 3), with every approved fix run in a sandbox. We demonstrate the core Byzantine property directly: against a malicious primary that equivocates — proposing different fixes to different replicas — over an asynchronous, partitionable network of independent replicas exchanging signed messages, a naive majority vote splits the honest replicas on</w:t>
        </w:r>
        <w:r>
          <w:t xml:space="preserve">to different fixes, whereas the PBFT quorum certificates preserve agreement and forged messages are rejected; fault-injection and an f = 2 study further show the quorum masks faulty votes up to the 3f + 1 bound. The program-repair results are preliminary: on a 20-bug real-world subset consensus directionally reduced the safety-violation rate (75% to 50%) and raised the repair rate (25% to 50%), but neither reaches significance (McNemar exact p = 0.125) and the effect rests on a weak run-as-script oracle. A </w:t>
        </w:r>
        <w:r>
          <w:t xml:space="preserve">cross-language run through the real Defects4J harness produced two full-suite-verified Java repairs, showing the pipeline is not Python-specific. We also test the agreement rule itself: across heterogeneous proposers a byte-identical quorum almost never forms (2.5-10%), whereas a semantic-equivalence quorum that compares behaviour forms for 70-77% of bugs, which is what makes consensus workable for non-deterministic agents. We rest the safety case on the deterministic Byzantine-tolerance results and report </w:t>
        </w:r>
        <w:r>
          <w:t>repair quality honestly. Future work targets a formal semantic-equivalence relation, distributed deployment with network faults, and broader Java coverage.</w:t>
        </w:r>
      </w:ins>
    </w:p>
    <w:p w14:paraId="4643D4F4" w14:textId="77777777" w:rsidR="008563F6" w:rsidRDefault="00553B33">
      <w:pPr>
        <w:spacing w:after="120"/>
        <w:jc w:val="both"/>
      </w:pPr>
      <w:r>
        <w:rPr>
          <w:b/>
        </w:rPr>
        <w:t>Keywords:</w:t>
      </w:r>
      <w:r>
        <w:t xml:space="preserve"> Byzantine fault tolerance, multi-agent LLM systems, automated program repair, PBFT, empirical evaluation</w:t>
      </w:r>
    </w:p>
    <w:p w14:paraId="334D814A" w14:textId="77777777" w:rsidR="008563F6" w:rsidRDefault="00553B33">
      <w:pPr>
        <w:keepNext/>
        <w:spacing w:before="240" w:after="120"/>
      </w:pPr>
      <w:r>
        <w:rPr>
          <w:b/>
          <w:sz w:val="28"/>
        </w:rPr>
        <w:t>1. INTRODUCTION</w:t>
      </w:r>
    </w:p>
    <w:p w14:paraId="3F65B5E5" w14:textId="77777777" w:rsidR="008563F6" w:rsidRDefault="00553B33">
      <w:pPr>
        <w:spacing w:after="120"/>
        <w:jc w:val="both"/>
      </w:pPr>
      <w:ins w:id="4" w:author="Millicent  Mufambi" w:date="2026-06-02T12:54:00Z" w16du:dateUtc="2026-06-02T10:54:00Z">
        <w:r>
          <w:t xml:space="preserve">Picture an online store that repairs its own code at runtime. A single LLM proposes a fix for a payment bug; the fix looks right, passes a quick glance, and is shipped. Under load it applies each refund twice, and the loss runs into real money before anyone notices. The failure is not that the model could not code, but that nothing independent checked it before it went live. This is the problem we attack. </w:t>
        </w:r>
      </w:ins>
      <w:r>
        <w:t>Two fast-moving research areas have barely intersected. BFT consensus, from Lamport, Shostak and Pease (1982) to the practical PBFT of Castro and Liskov (1999), keeps protocols safe when participants misbehave, but only if they are deterministic. The multi-agent LLM literature, such as ChatDev (Qian et al., 2024), MetaGPT (Hong et al., 2024) and AutoGen (Wu et al., 2024), organises stochastic agents into teams coordinated by conversation, not formal agreement. Read together (Section 2.4, Table 1) they expos</w:t>
      </w:r>
      <w:r>
        <w:t>e five gaps</w:t>
      </w:r>
      <w:ins w:id="5" w:author="Millicent  Mufambi" w:date="2026-06-02T12:54:00Z" w16du:dateUtc="2026-06-02T10:54:00Z">
        <w:r>
          <w:t>, summarised in Table 1</w:t>
        </w:r>
      </w:ins>
      <w:r>
        <w:t>: no LLM-agent framework runs formal consensus; none adapts BFT to non-deterministic agents; no empirical safety evaluation exists; the e-commerce domain is untouched; and agent-diversity decorrelation is unmeasured.</w:t>
      </w:r>
    </w:p>
    <w:p w14:paraId="3BFFED01" w14:textId="77777777" w:rsidR="008563F6" w:rsidRDefault="00553B33">
      <w:pPr>
        <w:spacing w:after="120"/>
        <w:jc w:val="both"/>
      </w:pPr>
      <w:r>
        <w:t>We respond with BFT-MAS, which has four parts: PBFT three-phase agreement</w:t>
      </w:r>
      <w:del w:id="6" w:author="Millicent  Mufambi" w:date="2026-06-02T12:54:00Z" w16du:dateUtc="2026-06-02T10:54:00Z">
        <w:r>
          <w:delText xml:space="preserve"> adapted through a semantic-equivalence quorum</w:delText>
        </w:r>
      </w:del>
      <w:r>
        <w:t xml:space="preserve">; a mixed population of agents from different LLM providers, with failure decorrelation reported as a first-class result; reputation-weighted voting bounded against credibility-building (Abraham, Dolev &amp; Halpern, 2008); and e-commerce invariant checks built into the loop. </w:t>
      </w:r>
      <w:del w:id="7" w:author="Millicent  Mufambi" w:date="2026-06-02T12:54:00Z" w16du:dateUtc="2026-06-02T10:54:00Z">
        <w:r>
          <w:delText>This paper validates the last three empirically, alongside the shared PBFT protocol, and adds a fault-injection harness. The semantic-equivalence quorum is deferred to a separate paper (Section 8).</w:delText>
        </w:r>
      </w:del>
      <w:ins w:id="8" w:author="Millicent  Mufambi" w:date="2026-06-02T12:54:00Z" w16du:dateUtc="2026-06-02T10:54:00Z">
        <w:r>
          <w:t>The safety pipeline reaches consensus by validator voting bound to a single healer proposal, with a byte digest fixing the proposal under standard PBFT, and a sandbox as the final gate. Separately, we implement and empirically compare two quorum rules for heterogeneous proposers, an exact byte-match rule and a semantic-equivalence rule that groups fixes by behaviour, and report when each can form a quorum (Sections 5 and 6). The remaining formal-relation work is set out in Section 8.</w:t>
        </w:r>
      </w:ins>
    </w:p>
    <w:p w14:paraId="64341EE5" w14:textId="77777777" w:rsidR="008563F6" w:rsidRDefault="00553B33">
      <w:pPr>
        <w:keepNext/>
        <w:spacing w:before="240" w:after="120"/>
      </w:pPr>
      <w:r>
        <w:rPr>
          <w:b/>
          <w:sz w:val="24"/>
        </w:rPr>
        <w:t>1.1 Research Questions</w:t>
      </w:r>
    </w:p>
    <w:p w14:paraId="3E9227BC" w14:textId="77777777" w:rsidR="008563F6" w:rsidRDefault="00553B33">
      <w:pPr>
        <w:keepNext/>
        <w:spacing w:before="240" w:after="120"/>
        <w:rPr>
          <w:ins w:id="9" w:author="Millicent  Mufambi" w:date="2026-06-02T12:54:00Z" w16du:dateUtc="2026-06-02T10:54:00Z"/>
        </w:rPr>
      </w:pPr>
      <w:ins w:id="10" w:author="Millicent  Mufambi" w:date="2026-06-02T12:54:00Z" w16du:dateUtc="2026-06-02T10:54:00Z">
        <w:r>
          <w:t>This paper aims to test empirically whether adapting PBFT to a heterogeneous population of LLM agents, backed by an executable sandbox, can eliminate safety violations in automated program repair while preserving repair capability. We operationalise that aim as four research questions.</w:t>
        </w:r>
      </w:ins>
    </w:p>
    <w:p w14:paraId="080B2A65" w14:textId="77777777" w:rsidR="008563F6" w:rsidRDefault="00553B33">
      <w:pPr>
        <w:spacing w:after="120"/>
        <w:jc w:val="both"/>
      </w:pPr>
      <w:r>
        <w:rPr>
          <w:b/>
        </w:rPr>
        <w:t>RQ1.</w:t>
      </w:r>
      <w:r>
        <w:t xml:space="preserve"> What is the optimal number of agents required to achieve Byzantine fault tolerance without excessive latency?</w:t>
      </w:r>
    </w:p>
    <w:p w14:paraId="2F662907" w14:textId="77777777" w:rsidR="008563F6" w:rsidRDefault="00553B33">
      <w:pPr>
        <w:spacing w:after="120"/>
        <w:jc w:val="both"/>
      </w:pPr>
      <w:r>
        <w:rPr>
          <w:b/>
        </w:rPr>
        <w:t>RQ2.</w:t>
      </w:r>
      <w:r>
        <w:t xml:space="preserve"> How does consensus latency impact real-time repair performance?</w:t>
      </w:r>
    </w:p>
    <w:p w14:paraId="7D40BE31" w14:textId="77777777" w:rsidR="008563F6" w:rsidRDefault="00553B33">
      <w:pPr>
        <w:spacing w:after="120"/>
        <w:jc w:val="both"/>
      </w:pPr>
      <w:r>
        <w:rPr>
          <w:b/>
        </w:rPr>
        <w:t>RQ3.</w:t>
      </w:r>
      <w:r>
        <w:t xml:space="preserve"> Can multi-agent consensus improve reliability compared to single-agent systems?</w:t>
      </w:r>
    </w:p>
    <w:p w14:paraId="37CD5709" w14:textId="77777777" w:rsidR="008563F6" w:rsidRDefault="00553B33">
      <w:pPr>
        <w:spacing w:after="120"/>
        <w:jc w:val="both"/>
      </w:pPr>
      <w:r>
        <w:rPr>
          <w:rPrChange w:id="11" w:author="Millicent  Mufambi" w:date="2026-06-02T12:54:00Z" w16du:dateUtc="2026-06-02T10:54:00Z">
            <w:rPr>
              <w:b/>
            </w:rPr>
          </w:rPrChange>
        </w:rPr>
        <w:t>RQ4</w:t>
      </w:r>
      <w:del w:id="12" w:author="Millicent  Mufambi" w:date="2026-06-02T12:54:00Z" w16du:dateUtc="2026-06-02T10:54:00Z">
        <w:r>
          <w:rPr>
            <w:b/>
          </w:rPr>
          <w:delText>.</w:delText>
        </w:r>
      </w:del>
      <w:ins w:id="13" w:author="Millicent  Mufambi" w:date="2026-06-02T12:54:00Z" w16du:dateUtc="2026-06-02T10:54:00Z">
        <w:r>
          <w:t xml:space="preserve"> (exploratory).</w:t>
        </w:r>
      </w:ins>
      <w:r>
        <w:t xml:space="preserve"> What economic benefits can e-commerce businesses derive from reduced downtime?</w:t>
      </w:r>
      <w:ins w:id="14" w:author="Millicent  Mufambi" w:date="2026-06-02T12:54:00Z" w16du:dateUtc="2026-06-02T10:54:00Z">
        <w:r>
          <w:t xml:space="preserve"> We treat this as an indicative estimate and develop it in the discussion (Section 7.5).</w:t>
        </w:r>
      </w:ins>
    </w:p>
    <w:p w14:paraId="5B90CA36" w14:textId="77777777" w:rsidR="008563F6" w:rsidRDefault="00553B33">
      <w:pPr>
        <w:keepNext/>
        <w:spacing w:before="240" w:after="120"/>
      </w:pPr>
      <w:r>
        <w:rPr>
          <w:b/>
          <w:sz w:val="24"/>
        </w:rPr>
        <w:t>1.2 Contributions</w:t>
      </w:r>
    </w:p>
    <w:p w14:paraId="5CAA6091" w14:textId="77777777" w:rsidR="008563F6" w:rsidRDefault="00553B33">
      <w:pPr>
        <w:spacing w:after="120"/>
        <w:jc w:val="both"/>
      </w:pPr>
      <w:r>
        <w:t>This paper contributes:</w:t>
      </w:r>
    </w:p>
    <w:p w14:paraId="0F478A8C" w14:textId="77777777" w:rsidR="008563F6" w:rsidRDefault="001F43A3">
      <w:pPr>
        <w:pStyle w:val="ListNumber"/>
      </w:pPr>
      <w:r>
        <w:t xml:space="preserve">An open-source implementation of </w:t>
      </w:r>
      <w:del w:id="15" w:author="Millicent  Mufambi" w:date="2026-06-02T12:54:00Z" w16du:dateUtc="2026-06-02T10:54:00Z">
        <w:r>
          <w:delText xml:space="preserve">three of </w:delText>
        </w:r>
      </w:del>
      <w:r>
        <w:t>the four</w:t>
      </w:r>
      <w:del w:id="16" w:author="Millicent  Mufambi" w:date="2026-06-02T12:54:00Z" w16du:dateUtc="2026-06-02T10:54:00Z">
        <w:r>
          <w:delText xml:space="preserve"> design extensions</w:delText>
        </w:r>
      </w:del>
      <w:ins w:id="17" w:author="Millicent  Mufambi" w:date="2026-06-02T12:54:00Z" w16du:dateUtc="2026-06-02T10:54:00Z">
        <w:r>
          <w:t>-agent consensus pipeline (a PBFT quorum over four independent, model-diverse validators with an executable sandbox gate) and a standalone Byzantine-fault-tolerance demonstration</w:t>
        </w:r>
      </w:ins>
      <w:r>
        <w:t>, with a reproducible harness over a synthetic benchmark, a BugsInPy subset</w:t>
      </w:r>
      <w:del w:id="18" w:author="Millicent  Mufambi" w:date="2026-06-02T12:54:00Z" w16du:dateUtc="2026-06-02T10:54:00Z">
        <w:r>
          <w:delText xml:space="preserve"> and</w:delText>
        </w:r>
      </w:del>
      <w:ins w:id="19" w:author="Millicent  Mufambi" w:date="2026-06-02T12:54:00Z" w16du:dateUtc="2026-06-02T10:54:00Z">
        <w:r>
          <w:t>,</w:t>
        </w:r>
      </w:ins>
      <w:r>
        <w:t xml:space="preserve"> a custom e-commerce suite</w:t>
      </w:r>
      <w:ins w:id="20" w:author="Millicent  Mufambi" w:date="2026-06-02T12:54:00Z" w16du:dateUtc="2026-06-02T10:54:00Z">
        <w:r>
          <w:t>, and a Java sample including the real Defects4J benchmark. Reputation-weighted voting and the knowledge-graph learning layer are implemented but not evaluated here</w:t>
        </w:r>
      </w:ins>
      <w:r>
        <w:t>.</w:t>
      </w:r>
    </w:p>
    <w:p w14:paraId="469AD79A" w14:textId="77777777" w:rsidR="008563F6" w:rsidRDefault="00553B33">
      <w:pPr>
        <w:pStyle w:val="ListNumber"/>
      </w:pPr>
      <w:del w:id="21" w:author="Millicent  Mufambi" w:date="2026-06-02T12:54:00Z" w16du:dateUtc="2026-06-02T10:54:00Z">
        <w:r>
          <w:delText>Seven</w:delText>
        </w:r>
      </w:del>
      <w:ins w:id="22" w:author="Millicent  Mufambi" w:date="2026-06-02T12:54:00Z" w16du:dateUtc="2026-06-02T10:54:00Z">
        <w:r>
          <w:t>A suite of</w:t>
        </w:r>
      </w:ins>
      <w:r>
        <w:t xml:space="preserve"> BFT-evaluation metrics applied to LLM-agent repair </w:t>
      </w:r>
      <w:del w:id="23" w:author="Millicent  Mufambi" w:date="2026-06-02T12:54:00Z" w16du:dateUtc="2026-06-02T10:54:00Z">
        <w:r>
          <w:delText>on all</w:delText>
        </w:r>
      </w:del>
      <w:ins w:id="24" w:author="Millicent  Mufambi" w:date="2026-06-02T12:54:00Z" w16du:dateUtc="2026-06-02T10:54:00Z">
        <w:r>
          <w:t>across the</w:t>
        </w:r>
      </w:ins>
      <w:r>
        <w:t xml:space="preserve"> three datasets and against a single-agent baseline</w:t>
      </w:r>
      <w:ins w:id="25" w:author="Millicent  Mufambi" w:date="2026-06-02T12:54:00Z" w16du:dateUtc="2026-06-02T10:54:00Z">
        <w:r>
          <w:t xml:space="preserve"> (six of the seven are measured here; recovery time is defined but deferred), plus a pairwise validator-agreement measure</w:t>
        </w:r>
      </w:ins>
      <w:r>
        <w:t>.</w:t>
      </w:r>
    </w:p>
    <w:p w14:paraId="3D4E185F" w14:textId="77777777" w:rsidR="008563F6" w:rsidRDefault="00553B33">
      <w:pPr>
        <w:pStyle w:val="ListNumber"/>
      </w:pPr>
      <w:r>
        <w:t>A failure-decorrelation analysis (mean pairwise validator agreement) addressing the agent-diversity gap</w:t>
      </w:r>
      <w:ins w:id="26" w:author="Millicent  Mufambi" w:date="2026-06-02T12:54:00Z" w16du:dateUtc="2026-06-02T10:54:00Z">
        <w:r>
          <w:t>, and a head-to-head comparison of an exact-match and a semantic-equivalence quorum over heterogeneous LLM proposers</w:t>
        </w:r>
      </w:ins>
      <w:r>
        <w:t>.</w:t>
      </w:r>
    </w:p>
    <w:p w14:paraId="34006AE2" w14:textId="77777777" w:rsidR="008563F6" w:rsidRDefault="00553B33">
      <w:pPr>
        <w:pStyle w:val="ListNumber"/>
        <w:rPr>
          <w:del w:id="27" w:author="Millicent  Mufambi" w:date="2026-06-02T12:54:00Z" w16du:dateUtc="2026-06-02T10:54:00Z"/>
        </w:rPr>
      </w:pPr>
      <w:r>
        <w:t xml:space="preserve">A paired comparison of the two pipelines </w:t>
      </w:r>
      <w:ins w:id="28" w:author="Millicent  Mufambi" w:date="2026-06-02T12:54:00Z" w16du:dateUtc="2026-06-02T10:54:00Z">
        <w:r>
          <w:t xml:space="preserve">on safety outcomes </w:t>
        </w:r>
      </w:ins>
      <w:r>
        <w:t xml:space="preserve">using </w:t>
      </w:r>
      <w:del w:id="29" w:author="Millicent  Mufambi" w:date="2026-06-02T12:54:00Z" w16du:dateUtc="2026-06-02T10:54:00Z">
        <w:r>
          <w:delText xml:space="preserve">the </w:delText>
        </w:r>
      </w:del>
      <w:ins w:id="30" w:author="Millicent  Mufambi" w:date="2026-06-02T12:54:00Z" w16du:dateUtc="2026-06-02T10:54:00Z">
        <w:r>
          <w:t xml:space="preserve">McNemar's exact test, with a </w:t>
        </w:r>
      </w:ins>
      <w:r>
        <w:t xml:space="preserve">Wilcoxon signed-rank </w:t>
      </w:r>
      <w:del w:id="31" w:author="Millicent  Mufambi" w:date="2026-06-02T12:54:00Z" w16du:dateUtc="2026-06-02T10:54:00Z">
        <w:r>
          <w:delText>test on safety outcomes.</w:delText>
        </w:r>
      </w:del>
    </w:p>
    <w:p w14:paraId="7809BDCA" w14:textId="77777777" w:rsidR="008563F6" w:rsidRDefault="00553B33">
      <w:pPr>
        <w:pStyle w:val="ListNumber"/>
      </w:pPr>
      <w:del w:id="32" w:author="Millicent  Mufambi" w:date="2026-06-02T12:54:00Z" w16du:dateUtc="2026-06-02T10:54:00Z">
        <w:r>
          <w:delText>A live web application (Vue 3, FastAPI, WebSocket) that streams a consensus run phase by phase</w:delText>
        </w:r>
      </w:del>
      <w:ins w:id="33" w:author="Millicent  Mufambi" w:date="2026-06-02T12:54:00Z" w16du:dateUtc="2026-06-02T10:54:00Z">
        <w:r>
          <w:t>check</w:t>
        </w:r>
      </w:ins>
      <w:r>
        <w:t>.</w:t>
      </w:r>
    </w:p>
    <w:p w14:paraId="28C2E0F3" w14:textId="77777777" w:rsidR="008563F6" w:rsidRDefault="00553B33">
      <w:pPr>
        <w:keepNext/>
        <w:spacing w:before="240" w:after="120"/>
      </w:pPr>
      <w:r>
        <w:rPr>
          <w:b/>
          <w:sz w:val="24"/>
        </w:rPr>
        <w:t>1.3 Paper Organisation</w:t>
      </w:r>
    </w:p>
    <w:p w14:paraId="573C99C6" w14:textId="77777777" w:rsidR="008563F6" w:rsidRDefault="00553B33">
      <w:pPr>
        <w:spacing w:after="120"/>
        <w:jc w:val="both"/>
      </w:pPr>
      <w:r>
        <w:t>Section 2 covers background, Section 3 the design, Section 4 the implementation, Section 5 the methodology and datasets, Section 6 the results, Section 7 the discussion, and Sections 8 and 9 future work and conclusions.</w:t>
      </w:r>
    </w:p>
    <w:p w14:paraId="4AE4366B" w14:textId="77777777" w:rsidR="008563F6" w:rsidRDefault="00553B33">
      <w:pPr>
        <w:keepNext/>
        <w:spacing w:before="240" w:after="120"/>
      </w:pPr>
      <w:r>
        <w:rPr>
          <w:b/>
          <w:sz w:val="28"/>
        </w:rPr>
        <w:t>2. BACKGROUND AND RELATED WORK</w:t>
      </w:r>
    </w:p>
    <w:p w14:paraId="30087985" w14:textId="77777777" w:rsidR="008563F6" w:rsidRDefault="00553B33">
      <w:pPr>
        <w:spacing w:after="120"/>
        <w:jc w:val="both"/>
      </w:pPr>
      <w:r>
        <w:t>This work sits across three research streams, Byzantine fault tolerance, multi-agent LLM frameworks and automated program repair, plus the proposed system that joins them and the gap it closes.</w:t>
      </w:r>
    </w:p>
    <w:p w14:paraId="502AA434" w14:textId="77777777" w:rsidR="008563F6" w:rsidRDefault="00553B33">
      <w:pPr>
        <w:keepNext/>
        <w:spacing w:before="240" w:after="120"/>
      </w:pPr>
      <w:r>
        <w:rPr>
          <w:b/>
          <w:sz w:val="24"/>
        </w:rPr>
        <w:t>2.1 Byzantine Fault Tolerance: From Theory to Practice</w:t>
      </w:r>
    </w:p>
    <w:p w14:paraId="0EEA4446" w14:textId="77777777" w:rsidR="008563F6" w:rsidRDefault="00553B33">
      <w:pPr>
        <w:spacing w:after="120"/>
        <w:jc w:val="both"/>
      </w:pPr>
      <w:r>
        <w:t xml:space="preserve">Reaching agreement among independent, faulty participants is a classic distributed-computing problem. Lamport, Shostak and Pease (1982) framed it as the Byzantine Generals Problem and proved that tolerating f faulty participants needs n ≥ 3f + 1, so four survive one fault; Fischer, Lynch and Paterson (1985) showed no deterministic asynchronous protocol guarantees both safety and liveness against even one crash. Castro and Liskov (1999) made BFT usable with PBFT, which adds about 3% overhead and remains the </w:t>
      </w:r>
      <w:r>
        <w:t xml:space="preserve">reference; later work refined it (Zyzzyva, Kotla et al., 2007; BFT-SMaRt, Bessani et al., 2014; RBFT, Aublin et al., 2013; Aardvark, Clement et al., 2009; HotStuff, Yin et al., 2019; SBFT, Gueta et al., 2019), with partial-synchrony, randomised and trusted-hardware variants relaxing its timing assumptions (Dwork et al., 1988; Miller et al., 2016; Veronese et al., 2013). Both </w:t>
      </w:r>
      <w:del w:id="34" w:author="Millicent  Mufambi" w:date="2026-06-02T12:54:00Z" w16du:dateUtc="2026-06-02T10:54:00Z">
        <w:r>
          <w:delText>core</w:delText>
        </w:r>
      </w:del>
      <w:ins w:id="35" w:author="Millicent  Mufambi" w:date="2026-06-02T12:54:00Z" w16du:dateUtc="2026-06-02T10:54:00Z">
        <w:r>
          <w:t>classical</w:t>
        </w:r>
      </w:ins>
      <w:r>
        <w:t xml:space="preserve"> assumptions </w:t>
      </w:r>
      <w:del w:id="36" w:author="Millicent  Mufambi" w:date="2026-06-02T12:54:00Z" w16du:dateUtc="2026-06-02T10:54:00Z">
        <w:r>
          <w:delText>need rethinking for LLMs:</w:delText>
        </w:r>
      </w:del>
      <w:ins w:id="37" w:author="Millicent  Mufambi" w:date="2026-06-02T12:54:00Z" w16du:dateUtc="2026-06-02T10:54:00Z">
        <w:r>
          <w:t>fit LLM agents poorly: standard BFT treats</w:t>
        </w:r>
      </w:ins>
      <w:r>
        <w:t xml:space="preserve"> replicas </w:t>
      </w:r>
      <w:del w:id="38" w:author="Millicent  Mufambi" w:date="2026-06-02T12:54:00Z" w16du:dateUtc="2026-06-02T10:54:00Z">
        <w:r>
          <w:delText>are</w:delText>
        </w:r>
      </w:del>
      <w:ins w:id="39" w:author="Millicent  Mufambi" w:date="2026-06-02T12:54:00Z" w16du:dateUtc="2026-06-02T10:54:00Z">
        <w:r>
          <w:t>as</w:t>
        </w:r>
      </w:ins>
      <w:r>
        <w:t xml:space="preserve"> deterministic, so </w:t>
      </w:r>
      <w:ins w:id="40" w:author="Millicent  Mufambi" w:date="2026-06-02T12:54:00Z" w16du:dateUtc="2026-06-02T10:54:00Z">
        <w:r>
          <w:t xml:space="preserve">any </w:t>
        </w:r>
      </w:ins>
      <w:r>
        <w:t xml:space="preserve">disagreement </w:t>
      </w:r>
      <w:del w:id="41" w:author="Millicent  Mufambi" w:date="2026-06-02T12:54:00Z" w16du:dateUtc="2026-06-02T10:54:00Z">
        <w:r>
          <w:delText>signals</w:delText>
        </w:r>
      </w:del>
      <w:ins w:id="42" w:author="Millicent  Mufambi" w:date="2026-06-02T12:54:00Z" w16du:dateUtc="2026-06-02T10:54:00Z">
        <w:r>
          <w:t>must signal</w:t>
        </w:r>
      </w:ins>
      <w:r>
        <w:t xml:space="preserve"> a fault, and </w:t>
      </w:r>
      <w:ins w:id="43" w:author="Millicent  Mufambi" w:date="2026-06-02T12:54:00Z" w16du:dateUtc="2026-06-02T10:54:00Z">
        <w:r>
          <w:t xml:space="preserve">it assumes </w:t>
        </w:r>
      </w:ins>
      <w:r>
        <w:t xml:space="preserve">at most f of 3f + 1 </w:t>
      </w:r>
      <w:del w:id="44" w:author="Millicent  Mufambi" w:date="2026-06-02T12:54:00Z" w16du:dateUtc="2026-06-02T10:54:00Z">
        <w:r>
          <w:delText xml:space="preserve">may be </w:delText>
        </w:r>
      </w:del>
      <w:ins w:id="45" w:author="Millicent  Mufambi" w:date="2026-06-02T12:54:00Z" w16du:dateUtc="2026-06-02T10:54:00Z">
        <w:r>
          <w:t xml:space="preserve">participants are </w:t>
        </w:r>
      </w:ins>
      <w:r>
        <w:t>faulty</w:t>
      </w:r>
      <w:ins w:id="46" w:author="Millicent  Mufambi" w:date="2026-06-02T12:54:00Z" w16du:dateUtc="2026-06-02T10:54:00Z">
        <w:r>
          <w:t>. Neither holds cleanly when the replicas are stochastic LLMs, which can disagree while both are behaving correctly — the gap this paper addresses</w:t>
        </w:r>
      </w:ins>
      <w:r>
        <w:t>.</w:t>
      </w:r>
    </w:p>
    <w:p w14:paraId="4C49DBB0" w14:textId="77777777" w:rsidR="008563F6" w:rsidRDefault="00553B33">
      <w:pPr>
        <w:keepNext/>
        <w:spacing w:before="240" w:after="120"/>
      </w:pPr>
      <w:r>
        <w:rPr>
          <w:b/>
          <w:sz w:val="24"/>
        </w:rPr>
        <w:t>2.2 Multi-Agent LLM Frameworks</w:t>
      </w:r>
    </w:p>
    <w:p w14:paraId="487DD9DC" w14:textId="77777777" w:rsidR="008563F6" w:rsidRDefault="00553B33">
      <w:pPr>
        <w:spacing w:after="120"/>
        <w:jc w:val="both"/>
      </w:pPr>
      <w:r>
        <w:t xml:space="preserve">Large language models have produced a new kind of multi-agent system. ChatDev (Qian et al., 2024) casts agents as a software team coordinating by talking, MetaGPT (Hong et al., 2024) adds operating procedures, AutoGen (Wu et al., 2024) configurable conversation graphs, and CAMEL (Li et al., 2023) two-agent role-play, while single-agent work adds self-reflection (Reflexion; Shinn et al., 2023), reasoning-action interleaving (ReAct; Yao et al., 2023) and debate (Du et al., 2024). In all of these coordination </w:t>
      </w:r>
      <w:r>
        <w:t xml:space="preserve">is social, not formal: none bounds how many confidently wrong agents the system absorbs, and none provides Byzantine fault tolerance. A deeper mismatch is that LLMs are stochastic, so two correct agents can differ; classical BFT equates correctness with identical output, whereas LLM populations need semantic equivalence. We </w:t>
      </w:r>
      <w:del w:id="47" w:author="Millicent  Mufambi" w:date="2026-06-02T12:54:00Z" w16du:dateUtc="2026-06-02T10:54:00Z">
        <w:r>
          <w:delText>keep the</w:delText>
        </w:r>
      </w:del>
      <w:ins w:id="48" w:author="Millicent  Mufambi" w:date="2026-06-02T12:54:00Z" w16du:dateUtc="2026-06-02T10:54:00Z">
        <w:r>
          <w:t>therefore implement both an</w:t>
        </w:r>
      </w:ins>
      <w:r>
        <w:t xml:space="preserve"> exact-match </w:t>
      </w:r>
      <w:ins w:id="49" w:author="Millicent  Mufambi" w:date="2026-06-02T12:54:00Z" w16du:dateUtc="2026-06-02T10:54:00Z">
        <w:r>
          <w:t xml:space="preserve">and a behavioural semantic-equivalence </w:t>
        </w:r>
      </w:ins>
      <w:r>
        <w:t xml:space="preserve">quorum and </w:t>
      </w:r>
      <w:del w:id="50" w:author="Millicent  Mufambi" w:date="2026-06-02T12:54:00Z" w16du:dateUtc="2026-06-02T10:54:00Z">
        <w:r>
          <w:delText>defer the relaxation (Section 8</w:delText>
        </w:r>
      </w:del>
      <w:ins w:id="51" w:author="Millicent  Mufambi" w:date="2026-06-02T12:54:00Z" w16du:dateUtc="2026-06-02T10:54:00Z">
        <w:r>
          <w:t>compare them directly (Sections 5.9 and 6.9</w:t>
        </w:r>
      </w:ins>
      <w:r>
        <w:t>).</w:t>
      </w:r>
    </w:p>
    <w:p w14:paraId="1F1BAE7B" w14:textId="77777777" w:rsidR="008563F6" w:rsidRDefault="00553B33">
      <w:pPr>
        <w:keepNext/>
        <w:spacing w:before="240" w:after="120"/>
      </w:pPr>
      <w:r>
        <w:rPr>
          <w:b/>
          <w:sz w:val="24"/>
        </w:rPr>
        <w:t>2.3 Automated Program Repair</w:t>
      </w:r>
    </w:p>
    <w:p w14:paraId="04016B32" w14:textId="77777777" w:rsidR="008563F6" w:rsidRDefault="00553B33">
      <w:pPr>
        <w:spacing w:after="120"/>
        <w:jc w:val="both"/>
      </w:pPr>
      <w:r>
        <w:t xml:space="preserve">Automated program repair (APR) is the testbed. It moved from search-based mutation (GenProg; Le Goues et al., 2012) through constraint-based synthesis (SemFix, Nguyen et al., 2013; Angelix, Mechtaev et al., 2016) to LLM-driven repair (Chen et al., 2021; AlphaRepair, Xia &amp; Zhang, 2022). Smith et al. (2015) documented the plausibility-correctness gap that motivates our design: only 2 of 55 GenProg patches passing the failing test were correct on held-out tests. </w:t>
      </w:r>
      <w:ins w:id="52" w:author="Millicent  Mufambi" w:date="2026-06-02T12:54:00Z" w16du:dateUtc="2026-06-02T10:54:00Z">
        <w:r>
          <w:t xml:space="preserve">The same gap motivates explainable, executable verification before deployment in adjacent code-security settings; for instance, explainable-AI methods have been used to detect and explain re-entrancy vulnerabilities in smart contracts (Maturi et al., 2025), reinforcing the case for checking a fix's behaviour, not just its plausibility. </w:t>
        </w:r>
      </w:ins>
      <w:r>
        <w:t xml:space="preserve">SapFix (Marginean et al., 2019) reached industrial scale at Meta as a single-agent pipeline. The standard benchmarks are Defects4J (Just et al., 2014) and BugsInPy (Widyasari et al., 2020); we use a BugsInPy subset </w:t>
      </w:r>
      <w:ins w:id="53" w:author="Millicent  Mufambi" w:date="2026-06-02T12:54:00Z" w16du:dateUtc="2026-06-02T10:54:00Z">
        <w:r>
          <w:t xml:space="preserve">for the main study </w:t>
        </w:r>
      </w:ins>
      <w:r>
        <w:t xml:space="preserve">and </w:t>
      </w:r>
      <w:del w:id="54" w:author="Millicent  Mufambi" w:date="2026-06-02T12:54:00Z" w16du:dateUtc="2026-06-02T10:54:00Z">
        <w:r>
          <w:delText>defer</w:delText>
        </w:r>
      </w:del>
      <w:ins w:id="55" w:author="Millicent  Mufambi" w:date="2026-06-02T12:54:00Z" w16du:dateUtc="2026-06-02T10:54:00Z">
        <w:r>
          <w:t>add a</w:t>
        </w:r>
      </w:ins>
      <w:r>
        <w:t xml:space="preserve"> Defects4J</w:t>
      </w:r>
      <w:del w:id="56" w:author="Millicent  Mufambi" w:date="2026-06-02T12:54:00Z" w16du:dateUtc="2026-06-02T10:54:00Z">
        <w:r>
          <w:delText>, since the validators are Python-specific</w:delText>
        </w:r>
      </w:del>
      <w:ins w:id="57" w:author="Millicent  Mufambi" w:date="2026-06-02T12:54:00Z" w16du:dateUtc="2026-06-02T10:54:00Z">
        <w:r>
          <w:t xml:space="preserve"> cross-language sample in Section 6.10</w:t>
        </w:r>
      </w:ins>
      <w:r>
        <w:t>.</w:t>
      </w:r>
    </w:p>
    <w:p w14:paraId="457A0DB8" w14:textId="77777777" w:rsidR="008563F6" w:rsidRDefault="00553B33">
      <w:pPr>
        <w:keepNext/>
        <w:spacing w:before="240" w:after="120"/>
      </w:pPr>
      <w:r>
        <w:rPr>
          <w:b/>
          <w:sz w:val="24"/>
        </w:rPr>
        <w:t>2.4 The Proposed System and Its Empirical Status</w:t>
      </w:r>
    </w:p>
    <w:p w14:paraId="766D1A4A" w14:textId="77777777" w:rsidR="008563F6" w:rsidRDefault="00553B33">
      <w:pPr>
        <w:spacing w:after="120"/>
        <w:jc w:val="both"/>
      </w:pPr>
      <w:r>
        <w:t>Reading the BFT and multi-agent-LLM literatures together (Table 1) surfaces five concrete gaps.</w:t>
      </w:r>
    </w:p>
    <w:p w14:paraId="52968FE7" w14:textId="77777777" w:rsidR="008563F6" w:rsidRDefault="00553B33">
      <w:pPr>
        <w:spacing w:after="120"/>
        <w:jc w:val="both"/>
      </w:pPr>
      <w:r>
        <w:rPr>
          <w:b/>
        </w:rPr>
        <w:t>Gap 1: No formal consensus in LLM-agent frameworks.</w:t>
      </w:r>
      <w:r>
        <w:t xml:space="preserve"> ChatDev, MetaGPT, AutoGen and CAMEL all coordinate through conversation. None caps the number of confidently wrong agents it tolerates; MetaGPT's role-based voting is closest but does not meet the n ≥ 3f + 1 bound (Lamport et al., 1982).</w:t>
      </w:r>
    </w:p>
    <w:p w14:paraId="751B770B" w14:textId="77777777" w:rsidR="008563F6" w:rsidRDefault="00553B33">
      <w:pPr>
        <w:spacing w:after="120"/>
        <w:jc w:val="both"/>
      </w:pPr>
      <w:r>
        <w:rPr>
          <w:b/>
        </w:rPr>
        <w:t>Gap 2: No BFT adaptation for non-deterministic agents.</w:t>
      </w:r>
      <w:r>
        <w:t xml:space="preserve"> Every protocol surveyed, from PBFT and Zyzzyva to HotStuff, BFT-SMaRt, HoneyBadgerBFT and Tendermint (Buchman, 2016), assumes deterministic replicas. LLM agents above temperature zero break that, and no published rule based on semantic equivalence carries a formal proof.</w:t>
      </w:r>
    </w:p>
    <w:p w14:paraId="39B2D0F1" w14:textId="77777777" w:rsidR="008563F6" w:rsidRDefault="00553B33">
      <w:pPr>
        <w:spacing w:after="120"/>
        <w:jc w:val="both"/>
      </w:pPr>
      <w:r>
        <w:rPr>
          <w:b/>
        </w:rPr>
        <w:t>Gap 3: No empirical safety evaluation.</w:t>
      </w:r>
      <w:r>
        <w:t xml:space="preserve"> Multi-agent LLM frameworks report task completion, not the false-positive rate, the share of approved decisions that fail downstream. Classical BFT reports throughput and latency on deterministic machines, where false positives cannot arise. The intersection has no safety dataset.</w:t>
      </w:r>
    </w:p>
    <w:p w14:paraId="1C066F6A" w14:textId="77777777" w:rsidR="008563F6" w:rsidRDefault="00553B33">
      <w:pPr>
        <w:spacing w:after="120"/>
        <w:jc w:val="both"/>
      </w:pPr>
      <w:r>
        <w:rPr>
          <w:b/>
        </w:rPr>
        <w:t>Gap 4: The e-commerce domain is unaddressed.</w:t>
      </w:r>
      <w:r>
        <w:t xml:space="preserve"> Defects4J (Just et al., 2014) and BugsInPy (Widyasari et al., 2020) draw bugs from open-source libraries, not commercial systems, and SapFix (Marginean et al., 2019) is not specialised to payment, inventory or refund integrity. No APR system embeds e-commerce assertions in its repair loop.</w:t>
      </w:r>
    </w:p>
    <w:p w14:paraId="3DED0262" w14:textId="77777777" w:rsidR="008563F6" w:rsidRDefault="00553B33">
      <w:pPr>
        <w:spacing w:after="120"/>
        <w:jc w:val="both"/>
      </w:pPr>
      <w:r>
        <w:rPr>
          <w:b/>
        </w:rPr>
        <w:t>Gap 5: Agent-diversity decorrelation is unmeasured.</w:t>
      </w:r>
      <w:r>
        <w:t xml:space="preserve"> Debate (Du et al., 2024) and self-reflection (Shinn et al., 2023) use disagreement implicitly, but none publishes a pairwise-agreement metric. The nearest precedent, Byzantine-robust learning (Blanchard et al., </w:t>
      </w:r>
      <w:del w:id="58" w:author="Millicent  Mufambi" w:date="2026-06-02T12:54:00Z" w16du:dateUtc="2026-06-02T10:54:00Z">
        <w:r>
          <w:delText>2018</w:delText>
        </w:r>
      </w:del>
      <w:ins w:id="59" w:author="Millicent  Mufambi" w:date="2026-06-02T12:54:00Z" w16du:dateUtc="2026-06-02T10:54:00Z">
        <w:r>
          <w:t>2017</w:t>
        </w:r>
      </w:ins>
      <w:r>
        <w:t>), works in parameter space, not agent-output space.</w:t>
      </w:r>
    </w:p>
    <w:p w14:paraId="48815161" w14:textId="77777777" w:rsidR="008563F6" w:rsidRDefault="00553B33">
      <w:pPr>
        <w:spacing w:after="120"/>
        <w:jc w:val="both"/>
      </w:pPr>
      <w:r>
        <w:t>BFT-MAS answers these gaps with four design extensions: PBFT agreement adapted through a semantic-equivalence quorum; a mixed LLM population with decorrelation reported as a first-class output; reputation-weighted voting bounded against credibility-building (Abraham et al., 2008); and e-commerce invariants embedded in the loop, after Tendermint's ABCI precedent (Buchman, 2016).</w:t>
      </w:r>
    </w:p>
    <w:p w14:paraId="241BBFAC" w14:textId="77777777" w:rsidR="008563F6" w:rsidRDefault="00553B33">
      <w:pPr>
        <w:spacing w:after="120"/>
        <w:jc w:val="both"/>
      </w:pPr>
      <w:r>
        <w:rPr>
          <w:b/>
        </w:rPr>
        <w:t>Table 1</w:t>
      </w:r>
    </w:p>
    <w:p w14:paraId="5794DD42" w14:textId="77777777" w:rsidR="008563F6" w:rsidRDefault="00553B33">
      <w:pPr>
        <w:spacing w:after="120"/>
        <w:jc w:val="both"/>
      </w:pPr>
      <w:r>
        <w:rPr>
          <w:b/>
        </w:rPr>
        <w:t>GAP ANALYSIS AT THE BFT × MULTI-AGENT-LLM INTERSECTION</w:t>
      </w:r>
    </w:p>
    <w:tbl>
      <w:tblPr>
        <w:tblStyle w:val="LightGrid-Accent1"/>
        <w:tblW w:w="0" w:type="auto"/>
        <w:tblLook w:val="04A0" w:firstRow="1" w:lastRow="0" w:firstColumn="1" w:lastColumn="0" w:noHBand="0" w:noVBand="1"/>
      </w:tblPr>
      <w:tblGrid>
        <w:gridCol w:w="1753"/>
        <w:gridCol w:w="882"/>
        <w:gridCol w:w="1197"/>
        <w:gridCol w:w="1382"/>
        <w:gridCol w:w="1642"/>
        <w:gridCol w:w="1314"/>
        <w:gridCol w:w="1452"/>
      </w:tblGrid>
      <w:tr w:rsidR="008563F6" w14:paraId="1A12E254"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4F91A87" w14:textId="77777777" w:rsidR="008563F6" w:rsidRDefault="00553B33">
            <w:pPr>
              <w:jc w:val="center"/>
            </w:pPr>
            <w:r>
              <w:t>System / Family</w:t>
            </w:r>
          </w:p>
        </w:tc>
        <w:tc>
          <w:tcPr>
            <w:tcW w:w="1344" w:type="dxa"/>
          </w:tcPr>
          <w:p w14:paraId="637B4F95"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Year</w:t>
            </w:r>
          </w:p>
        </w:tc>
        <w:tc>
          <w:tcPr>
            <w:tcW w:w="1344" w:type="dxa"/>
          </w:tcPr>
          <w:p w14:paraId="0CA8FD38"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Formal consensus</w:t>
            </w:r>
          </w:p>
        </w:tc>
        <w:tc>
          <w:tcPr>
            <w:tcW w:w="1344" w:type="dxa"/>
          </w:tcPr>
          <w:p w14:paraId="4A070B02"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Tolerates non-determinism</w:t>
            </w:r>
          </w:p>
        </w:tc>
        <w:tc>
          <w:tcPr>
            <w:tcW w:w="1344" w:type="dxa"/>
          </w:tcPr>
          <w:p w14:paraId="0B3E3860"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Empirical safety eval</w:t>
            </w:r>
          </w:p>
        </w:tc>
        <w:tc>
          <w:tcPr>
            <w:tcW w:w="1344" w:type="dxa"/>
          </w:tcPr>
          <w:p w14:paraId="6D057CE2"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E-commerce focus</w:t>
            </w:r>
          </w:p>
        </w:tc>
        <w:tc>
          <w:tcPr>
            <w:tcW w:w="1344" w:type="dxa"/>
          </w:tcPr>
          <w:p w14:paraId="0694EB48"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Diversity decorrelation measured</w:t>
            </w:r>
          </w:p>
        </w:tc>
      </w:tr>
      <w:tr w:rsidR="008563F6" w14:paraId="6B333CF6"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1817AB1" w14:textId="77777777" w:rsidR="008563F6" w:rsidRDefault="00553B33">
            <w:r>
              <w:rPr>
                <w:b w:val="0"/>
              </w:rPr>
              <w:t>PBFT (Castro &amp; Liskov)</w:t>
            </w:r>
          </w:p>
        </w:tc>
        <w:tc>
          <w:tcPr>
            <w:tcW w:w="1344" w:type="dxa"/>
          </w:tcPr>
          <w:p w14:paraId="3F4CD1C3" w14:textId="77777777" w:rsidR="008563F6" w:rsidRDefault="00553B33">
            <w:pPr>
              <w:cnfStyle w:val="000000100000" w:firstRow="0" w:lastRow="0" w:firstColumn="0" w:lastColumn="0" w:oddVBand="0" w:evenVBand="0" w:oddHBand="1" w:evenHBand="0" w:firstRowFirstColumn="0" w:firstRowLastColumn="0" w:lastRowFirstColumn="0" w:lastRowLastColumn="0"/>
            </w:pPr>
            <w:r>
              <w:t>1999</w:t>
            </w:r>
          </w:p>
        </w:tc>
        <w:tc>
          <w:tcPr>
            <w:tcW w:w="1344" w:type="dxa"/>
          </w:tcPr>
          <w:p w14:paraId="0117EA2E" w14:textId="77777777" w:rsidR="008563F6" w:rsidRDefault="00553B33">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0D7F8D01"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71510BDF" w14:textId="77777777" w:rsidR="008563F6" w:rsidRDefault="00553B33">
            <w:pPr>
              <w:cnfStyle w:val="000000100000" w:firstRow="0" w:lastRow="0" w:firstColumn="0" w:lastColumn="0" w:oddVBand="0" w:evenVBand="0" w:oddHBand="1" w:evenHBand="0" w:firstRowFirstColumn="0" w:firstRowLastColumn="0" w:lastRowFirstColumn="0" w:lastRowLastColumn="0"/>
            </w:pPr>
            <w:r>
              <w:t>Throughput only</w:t>
            </w:r>
          </w:p>
        </w:tc>
        <w:tc>
          <w:tcPr>
            <w:tcW w:w="1344" w:type="dxa"/>
          </w:tcPr>
          <w:p w14:paraId="4D414B4E"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5CF2D71C" w14:textId="77777777" w:rsidR="008563F6" w:rsidRDefault="00553B33">
            <w:pPr>
              <w:cnfStyle w:val="000000100000" w:firstRow="0" w:lastRow="0" w:firstColumn="0" w:lastColumn="0" w:oddVBand="0" w:evenVBand="0" w:oddHBand="1" w:evenHBand="0" w:firstRowFirstColumn="0" w:firstRowLastColumn="0" w:lastRowFirstColumn="0" w:lastRowLastColumn="0"/>
            </w:pPr>
            <w:r>
              <w:t>N/A</w:t>
            </w:r>
          </w:p>
        </w:tc>
      </w:tr>
      <w:tr w:rsidR="008563F6" w14:paraId="4FDFE86E"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7B6A9DF" w14:textId="77777777" w:rsidR="008563F6" w:rsidRDefault="00553B33">
            <w:r>
              <w:rPr>
                <w:b w:val="0"/>
              </w:rPr>
              <w:t>BFT-SMaRt (Bessani</w:t>
            </w:r>
            <w:r>
              <w:rPr>
                <w:b w:val="0"/>
              </w:rPr>
              <w:t xml:space="preserve"> et al.)</w:t>
            </w:r>
          </w:p>
        </w:tc>
        <w:tc>
          <w:tcPr>
            <w:tcW w:w="1344" w:type="dxa"/>
          </w:tcPr>
          <w:p w14:paraId="259F9745" w14:textId="77777777" w:rsidR="008563F6" w:rsidRDefault="00553B33">
            <w:pPr>
              <w:cnfStyle w:val="000000010000" w:firstRow="0" w:lastRow="0" w:firstColumn="0" w:lastColumn="0" w:oddVBand="0" w:evenVBand="0" w:oddHBand="0" w:evenHBand="1" w:firstRowFirstColumn="0" w:firstRowLastColumn="0" w:lastRowFirstColumn="0" w:lastRowLastColumn="0"/>
            </w:pPr>
            <w:r>
              <w:t>2014</w:t>
            </w:r>
          </w:p>
        </w:tc>
        <w:tc>
          <w:tcPr>
            <w:tcW w:w="1344" w:type="dxa"/>
          </w:tcPr>
          <w:p w14:paraId="767B01F0" w14:textId="77777777" w:rsidR="008563F6" w:rsidRDefault="00553B33">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68064627"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53BE2AA5" w14:textId="77777777" w:rsidR="008563F6" w:rsidRDefault="00553B33">
            <w:pPr>
              <w:cnfStyle w:val="000000010000" w:firstRow="0" w:lastRow="0" w:firstColumn="0" w:lastColumn="0" w:oddVBand="0" w:evenVBand="0" w:oddHBand="0" w:evenHBand="1" w:firstRowFirstColumn="0" w:firstRowLastColumn="0" w:lastRowFirstColumn="0" w:lastRowLastColumn="0"/>
            </w:pPr>
            <w:r>
              <w:t>Latency</w:t>
            </w:r>
          </w:p>
        </w:tc>
        <w:tc>
          <w:tcPr>
            <w:tcW w:w="1344" w:type="dxa"/>
          </w:tcPr>
          <w:p w14:paraId="4176EC09"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0A49E4EC" w14:textId="77777777" w:rsidR="008563F6" w:rsidRDefault="00553B33">
            <w:pPr>
              <w:cnfStyle w:val="000000010000" w:firstRow="0" w:lastRow="0" w:firstColumn="0" w:lastColumn="0" w:oddVBand="0" w:evenVBand="0" w:oddHBand="0" w:evenHBand="1" w:firstRowFirstColumn="0" w:firstRowLastColumn="0" w:lastRowFirstColumn="0" w:lastRowLastColumn="0"/>
            </w:pPr>
            <w:r>
              <w:t>N/A</w:t>
            </w:r>
          </w:p>
        </w:tc>
      </w:tr>
      <w:tr w:rsidR="008563F6" w14:paraId="6B40EC0F"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BE4B4BA" w14:textId="77777777" w:rsidR="008563F6" w:rsidRDefault="00553B33">
            <w:r>
              <w:rPr>
                <w:b w:val="0"/>
              </w:rPr>
              <w:t>HotStuff (Yin et al.)</w:t>
            </w:r>
          </w:p>
        </w:tc>
        <w:tc>
          <w:tcPr>
            <w:tcW w:w="1344" w:type="dxa"/>
          </w:tcPr>
          <w:p w14:paraId="6FF62B91" w14:textId="77777777" w:rsidR="008563F6" w:rsidRDefault="00553B33">
            <w:pPr>
              <w:cnfStyle w:val="000000100000" w:firstRow="0" w:lastRow="0" w:firstColumn="0" w:lastColumn="0" w:oddVBand="0" w:evenVBand="0" w:oddHBand="1" w:evenHBand="0" w:firstRowFirstColumn="0" w:firstRowLastColumn="0" w:lastRowFirstColumn="0" w:lastRowLastColumn="0"/>
            </w:pPr>
            <w:r>
              <w:t>2019</w:t>
            </w:r>
          </w:p>
        </w:tc>
        <w:tc>
          <w:tcPr>
            <w:tcW w:w="1344" w:type="dxa"/>
          </w:tcPr>
          <w:p w14:paraId="51F25E5F" w14:textId="77777777" w:rsidR="008563F6" w:rsidRDefault="00553B33">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5A1B56B9"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65DAECD8" w14:textId="77777777" w:rsidR="008563F6" w:rsidRDefault="00553B33">
            <w:pPr>
              <w:cnfStyle w:val="000000100000" w:firstRow="0" w:lastRow="0" w:firstColumn="0" w:lastColumn="0" w:oddVBand="0" w:evenVBand="0" w:oddHBand="1" w:evenHBand="0" w:firstRowFirstColumn="0" w:firstRowLastColumn="0" w:lastRowFirstColumn="0" w:lastRowLastColumn="0"/>
            </w:pPr>
            <w:r>
              <w:t>Throughput only</w:t>
            </w:r>
          </w:p>
        </w:tc>
        <w:tc>
          <w:tcPr>
            <w:tcW w:w="1344" w:type="dxa"/>
          </w:tcPr>
          <w:p w14:paraId="1ABCFB0E"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5EF800BB" w14:textId="77777777" w:rsidR="008563F6" w:rsidRDefault="00553B33">
            <w:pPr>
              <w:cnfStyle w:val="000000100000" w:firstRow="0" w:lastRow="0" w:firstColumn="0" w:lastColumn="0" w:oddVBand="0" w:evenVBand="0" w:oddHBand="1" w:evenHBand="0" w:firstRowFirstColumn="0" w:firstRowLastColumn="0" w:lastRowFirstColumn="0" w:lastRowLastColumn="0"/>
            </w:pPr>
            <w:r>
              <w:t>N/A</w:t>
            </w:r>
          </w:p>
        </w:tc>
      </w:tr>
      <w:tr w:rsidR="008563F6" w14:paraId="7975974D"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4ACEB65" w14:textId="77777777" w:rsidR="008563F6" w:rsidRDefault="00553B33">
            <w:r>
              <w:rPr>
                <w:b w:val="0"/>
              </w:rPr>
              <w:t>Tendermint (Buchman)</w:t>
            </w:r>
          </w:p>
        </w:tc>
        <w:tc>
          <w:tcPr>
            <w:tcW w:w="1344" w:type="dxa"/>
          </w:tcPr>
          <w:p w14:paraId="68CF438D" w14:textId="77777777" w:rsidR="008563F6" w:rsidRDefault="00553B33">
            <w:pPr>
              <w:cnfStyle w:val="000000010000" w:firstRow="0" w:lastRow="0" w:firstColumn="0" w:lastColumn="0" w:oddVBand="0" w:evenVBand="0" w:oddHBand="0" w:evenHBand="1" w:firstRowFirstColumn="0" w:firstRowLastColumn="0" w:lastRowFirstColumn="0" w:lastRowLastColumn="0"/>
            </w:pPr>
            <w:r>
              <w:t>2016</w:t>
            </w:r>
          </w:p>
        </w:tc>
        <w:tc>
          <w:tcPr>
            <w:tcW w:w="1344" w:type="dxa"/>
          </w:tcPr>
          <w:p w14:paraId="725F6B76" w14:textId="77777777" w:rsidR="008563F6" w:rsidRDefault="00553B33">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51AA75A4"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13700473" w14:textId="77777777" w:rsidR="008563F6" w:rsidRDefault="00553B33">
            <w:pPr>
              <w:cnfStyle w:val="000000010000" w:firstRow="0" w:lastRow="0" w:firstColumn="0" w:lastColumn="0" w:oddVBand="0" w:evenVBand="0" w:oddHBand="0" w:evenHBand="1" w:firstRowFirstColumn="0" w:firstRowLastColumn="0" w:lastRowFirstColumn="0" w:lastRowLastColumn="0"/>
            </w:pPr>
            <w:r>
              <w:t>Throughput only</w:t>
            </w:r>
          </w:p>
        </w:tc>
        <w:tc>
          <w:tcPr>
            <w:tcW w:w="1344" w:type="dxa"/>
          </w:tcPr>
          <w:p w14:paraId="4B676A85" w14:textId="77777777" w:rsidR="008563F6" w:rsidRDefault="00553B33">
            <w:pPr>
              <w:cnfStyle w:val="000000010000" w:firstRow="0" w:lastRow="0" w:firstColumn="0" w:lastColumn="0" w:oddVBand="0" w:evenVBand="0" w:oddHBand="0" w:evenHBand="1" w:firstRowFirstColumn="0" w:firstRowLastColumn="0" w:lastRowFirstColumn="0" w:lastRowLastColumn="0"/>
            </w:pPr>
            <w:r>
              <w:t>No (blockchain)</w:t>
            </w:r>
          </w:p>
        </w:tc>
        <w:tc>
          <w:tcPr>
            <w:tcW w:w="1344" w:type="dxa"/>
          </w:tcPr>
          <w:p w14:paraId="596E59BD" w14:textId="77777777" w:rsidR="008563F6" w:rsidRDefault="00553B33">
            <w:pPr>
              <w:cnfStyle w:val="000000010000" w:firstRow="0" w:lastRow="0" w:firstColumn="0" w:lastColumn="0" w:oddVBand="0" w:evenVBand="0" w:oddHBand="0" w:evenHBand="1" w:firstRowFirstColumn="0" w:firstRowLastColumn="0" w:lastRowFirstColumn="0" w:lastRowLastColumn="0"/>
            </w:pPr>
            <w:r>
              <w:t>N/A</w:t>
            </w:r>
          </w:p>
        </w:tc>
      </w:tr>
      <w:tr w:rsidR="008563F6" w14:paraId="19F8C737"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F3A578A" w14:textId="77777777" w:rsidR="008563F6" w:rsidRDefault="00553B33">
            <w:r>
              <w:rPr>
                <w:b w:val="0"/>
              </w:rPr>
              <w:t>HoneyBadgerBFT (Miller et al.)</w:t>
            </w:r>
          </w:p>
        </w:tc>
        <w:tc>
          <w:tcPr>
            <w:tcW w:w="1344" w:type="dxa"/>
          </w:tcPr>
          <w:p w14:paraId="6C3D18A1" w14:textId="77777777" w:rsidR="008563F6" w:rsidRDefault="00553B33">
            <w:pPr>
              <w:cnfStyle w:val="000000100000" w:firstRow="0" w:lastRow="0" w:firstColumn="0" w:lastColumn="0" w:oddVBand="0" w:evenVBand="0" w:oddHBand="1" w:evenHBand="0" w:firstRowFirstColumn="0" w:firstRowLastColumn="0" w:lastRowFirstColumn="0" w:lastRowLastColumn="0"/>
            </w:pPr>
            <w:r>
              <w:t>2016</w:t>
            </w:r>
          </w:p>
        </w:tc>
        <w:tc>
          <w:tcPr>
            <w:tcW w:w="1344" w:type="dxa"/>
          </w:tcPr>
          <w:p w14:paraId="7EE6CDF9" w14:textId="77777777" w:rsidR="008563F6" w:rsidRDefault="00553B33">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7778C277"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6EC9368E" w14:textId="77777777" w:rsidR="008563F6" w:rsidRDefault="00553B33">
            <w:pPr>
              <w:cnfStyle w:val="000000100000" w:firstRow="0" w:lastRow="0" w:firstColumn="0" w:lastColumn="0" w:oddVBand="0" w:evenVBand="0" w:oddHBand="1" w:evenHBand="0" w:firstRowFirstColumn="0" w:firstRowLastColumn="0" w:lastRowFirstColumn="0" w:lastRowLastColumn="0"/>
            </w:pPr>
            <w:r>
              <w:t>Latency</w:t>
            </w:r>
          </w:p>
        </w:tc>
        <w:tc>
          <w:tcPr>
            <w:tcW w:w="1344" w:type="dxa"/>
          </w:tcPr>
          <w:p w14:paraId="383ED202"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5D0B6A45" w14:textId="77777777" w:rsidR="008563F6" w:rsidRDefault="00553B33">
            <w:pPr>
              <w:cnfStyle w:val="000000100000" w:firstRow="0" w:lastRow="0" w:firstColumn="0" w:lastColumn="0" w:oddVBand="0" w:evenVBand="0" w:oddHBand="1" w:evenHBand="0" w:firstRowFirstColumn="0" w:firstRowLastColumn="0" w:lastRowFirstColumn="0" w:lastRowLastColumn="0"/>
            </w:pPr>
            <w:r>
              <w:t>N/A</w:t>
            </w:r>
          </w:p>
        </w:tc>
      </w:tr>
      <w:tr w:rsidR="008563F6" w14:paraId="244555D7"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7FF3CE7" w14:textId="77777777" w:rsidR="008563F6" w:rsidRDefault="00553B33">
            <w:r>
              <w:rPr>
                <w:b w:val="0"/>
              </w:rPr>
              <w:t>ChatDev (Qian et al.)</w:t>
            </w:r>
          </w:p>
        </w:tc>
        <w:tc>
          <w:tcPr>
            <w:tcW w:w="1344" w:type="dxa"/>
          </w:tcPr>
          <w:p w14:paraId="15D06567" w14:textId="77777777" w:rsidR="008563F6" w:rsidRDefault="00553B33">
            <w:pPr>
              <w:cnfStyle w:val="000000010000" w:firstRow="0" w:lastRow="0" w:firstColumn="0" w:lastColumn="0" w:oddVBand="0" w:evenVBand="0" w:oddHBand="0" w:evenHBand="1" w:firstRowFirstColumn="0" w:firstRowLastColumn="0" w:lastRowFirstColumn="0" w:lastRowLastColumn="0"/>
            </w:pPr>
            <w:r>
              <w:t>2024</w:t>
            </w:r>
          </w:p>
        </w:tc>
        <w:tc>
          <w:tcPr>
            <w:tcW w:w="1344" w:type="dxa"/>
          </w:tcPr>
          <w:p w14:paraId="76CEE114"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799DB319" w14:textId="77777777" w:rsidR="008563F6" w:rsidRDefault="00553B33">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31ECC995" w14:textId="77777777" w:rsidR="008563F6" w:rsidRDefault="00553B33">
            <w:pPr>
              <w:cnfStyle w:val="000000010000" w:firstRow="0" w:lastRow="0" w:firstColumn="0" w:lastColumn="0" w:oddVBand="0" w:evenVBand="0" w:oddHBand="0" w:evenHBand="1" w:firstRowFirstColumn="0" w:firstRowLastColumn="0" w:lastRowFirstColumn="0" w:lastRowLastColumn="0"/>
            </w:pPr>
            <w:r>
              <w:t>Task completion only</w:t>
            </w:r>
          </w:p>
        </w:tc>
        <w:tc>
          <w:tcPr>
            <w:tcW w:w="1344" w:type="dxa"/>
          </w:tcPr>
          <w:p w14:paraId="63FE2A93"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28B43440"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r>
      <w:tr w:rsidR="008563F6" w14:paraId="0F10A9DF"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2FAE3BD" w14:textId="77777777" w:rsidR="008563F6" w:rsidRDefault="00553B33">
            <w:r>
              <w:rPr>
                <w:b w:val="0"/>
              </w:rPr>
              <w:t>MetaGPT (Hong et al.)</w:t>
            </w:r>
          </w:p>
        </w:tc>
        <w:tc>
          <w:tcPr>
            <w:tcW w:w="1344" w:type="dxa"/>
          </w:tcPr>
          <w:p w14:paraId="3DFF79D7" w14:textId="77777777" w:rsidR="008563F6" w:rsidRDefault="00553B33">
            <w:pPr>
              <w:cnfStyle w:val="000000100000" w:firstRow="0" w:lastRow="0" w:firstColumn="0" w:lastColumn="0" w:oddVBand="0" w:evenVBand="0" w:oddHBand="1" w:evenHBand="0" w:firstRowFirstColumn="0" w:firstRowLastColumn="0" w:lastRowFirstColumn="0" w:lastRowLastColumn="0"/>
            </w:pPr>
            <w:r>
              <w:t>2024</w:t>
            </w:r>
          </w:p>
        </w:tc>
        <w:tc>
          <w:tcPr>
            <w:tcW w:w="1344" w:type="dxa"/>
          </w:tcPr>
          <w:p w14:paraId="0CF1FF15" w14:textId="77777777" w:rsidR="008563F6" w:rsidRDefault="00553B33">
            <w:pPr>
              <w:cnfStyle w:val="000000100000" w:firstRow="0" w:lastRow="0" w:firstColumn="0" w:lastColumn="0" w:oddVBand="0" w:evenVBand="0" w:oddHBand="1" w:evenHBand="0" w:firstRowFirstColumn="0" w:firstRowLastColumn="0" w:lastRowFirstColumn="0" w:lastRowLastColumn="0"/>
            </w:pPr>
            <w:r>
              <w:t>Partial (voting)</w:t>
            </w:r>
          </w:p>
        </w:tc>
        <w:tc>
          <w:tcPr>
            <w:tcW w:w="1344" w:type="dxa"/>
          </w:tcPr>
          <w:p w14:paraId="3AD3712A" w14:textId="77777777" w:rsidR="008563F6" w:rsidRDefault="00553B33">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5CA93C5C" w14:textId="77777777" w:rsidR="008563F6" w:rsidRDefault="00553B33">
            <w:pPr>
              <w:cnfStyle w:val="000000100000" w:firstRow="0" w:lastRow="0" w:firstColumn="0" w:lastColumn="0" w:oddVBand="0" w:evenVBand="0" w:oddHBand="1" w:evenHBand="0" w:firstRowFirstColumn="0" w:firstRowLastColumn="0" w:lastRowFirstColumn="0" w:lastRowLastColumn="0"/>
            </w:pPr>
            <w:r>
              <w:t>Task completion only</w:t>
            </w:r>
          </w:p>
        </w:tc>
        <w:tc>
          <w:tcPr>
            <w:tcW w:w="1344" w:type="dxa"/>
          </w:tcPr>
          <w:p w14:paraId="637D8909"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61FF0286"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r>
      <w:tr w:rsidR="008563F6" w14:paraId="1BF0DC9B"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D5185AA" w14:textId="77777777" w:rsidR="008563F6" w:rsidRDefault="00553B33">
            <w:r>
              <w:rPr>
                <w:b w:val="0"/>
              </w:rPr>
              <w:t>AutoGen (Wu et al.)</w:t>
            </w:r>
          </w:p>
        </w:tc>
        <w:tc>
          <w:tcPr>
            <w:tcW w:w="1344" w:type="dxa"/>
          </w:tcPr>
          <w:p w14:paraId="0B818056" w14:textId="77777777" w:rsidR="008563F6" w:rsidRDefault="00553B33">
            <w:pPr>
              <w:cnfStyle w:val="000000010000" w:firstRow="0" w:lastRow="0" w:firstColumn="0" w:lastColumn="0" w:oddVBand="0" w:evenVBand="0" w:oddHBand="0" w:evenHBand="1" w:firstRowFirstColumn="0" w:firstRowLastColumn="0" w:lastRowFirstColumn="0" w:lastRowLastColumn="0"/>
            </w:pPr>
            <w:r>
              <w:t>2024</w:t>
            </w:r>
          </w:p>
        </w:tc>
        <w:tc>
          <w:tcPr>
            <w:tcW w:w="1344" w:type="dxa"/>
          </w:tcPr>
          <w:p w14:paraId="022511DA"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632A8AEC" w14:textId="77777777" w:rsidR="008563F6" w:rsidRDefault="00553B33">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72205873" w14:textId="77777777" w:rsidR="008563F6" w:rsidRDefault="00553B33">
            <w:pPr>
              <w:cnfStyle w:val="000000010000" w:firstRow="0" w:lastRow="0" w:firstColumn="0" w:lastColumn="0" w:oddVBand="0" w:evenVBand="0" w:oddHBand="0" w:evenHBand="1" w:firstRowFirstColumn="0" w:firstRowLastColumn="0" w:lastRowFirstColumn="0" w:lastRowLastColumn="0"/>
            </w:pPr>
            <w:r>
              <w:t>None</w:t>
            </w:r>
          </w:p>
        </w:tc>
        <w:tc>
          <w:tcPr>
            <w:tcW w:w="1344" w:type="dxa"/>
          </w:tcPr>
          <w:p w14:paraId="5DEE2704"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145BAC62"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r>
      <w:tr w:rsidR="008563F6" w14:paraId="08E8F2A0"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24BF836" w14:textId="77777777" w:rsidR="008563F6" w:rsidRDefault="00553B33">
            <w:r>
              <w:rPr>
                <w:b w:val="0"/>
              </w:rPr>
              <w:t>CAMEL (Li et al.)</w:t>
            </w:r>
          </w:p>
        </w:tc>
        <w:tc>
          <w:tcPr>
            <w:tcW w:w="1344" w:type="dxa"/>
          </w:tcPr>
          <w:p w14:paraId="377DD130" w14:textId="77777777" w:rsidR="008563F6" w:rsidRDefault="00553B33">
            <w:pPr>
              <w:cnfStyle w:val="000000100000" w:firstRow="0" w:lastRow="0" w:firstColumn="0" w:lastColumn="0" w:oddVBand="0" w:evenVBand="0" w:oddHBand="1" w:evenHBand="0" w:firstRowFirstColumn="0" w:firstRowLastColumn="0" w:lastRowFirstColumn="0" w:lastRowLastColumn="0"/>
            </w:pPr>
            <w:r>
              <w:t>2023</w:t>
            </w:r>
          </w:p>
        </w:tc>
        <w:tc>
          <w:tcPr>
            <w:tcW w:w="1344" w:type="dxa"/>
          </w:tcPr>
          <w:p w14:paraId="70CEE04D"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4B7FCDDA" w14:textId="77777777" w:rsidR="008563F6" w:rsidRDefault="00553B33">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010902FC" w14:textId="77777777" w:rsidR="008563F6" w:rsidRDefault="00553B33">
            <w:pPr>
              <w:cnfStyle w:val="000000100000" w:firstRow="0" w:lastRow="0" w:firstColumn="0" w:lastColumn="0" w:oddVBand="0" w:evenVBand="0" w:oddHBand="1" w:evenHBand="0" w:firstRowFirstColumn="0" w:firstRowLastColumn="0" w:lastRowFirstColumn="0" w:lastRowLastColumn="0"/>
            </w:pPr>
            <w:r>
              <w:t>None</w:t>
            </w:r>
          </w:p>
        </w:tc>
        <w:tc>
          <w:tcPr>
            <w:tcW w:w="1344" w:type="dxa"/>
          </w:tcPr>
          <w:p w14:paraId="51C42868"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6D4EF3B9"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r>
      <w:tr w:rsidR="008563F6" w14:paraId="38B2518C"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BB0A5AF" w14:textId="77777777" w:rsidR="008563F6" w:rsidRDefault="00553B33">
            <w:r>
              <w:rPr>
                <w:b w:val="0"/>
              </w:rPr>
              <w:t>Reflexion</w:t>
            </w:r>
            <w:r>
              <w:rPr>
                <w:b w:val="0"/>
              </w:rPr>
              <w:t xml:space="preserve"> (Shinn et al.)</w:t>
            </w:r>
          </w:p>
        </w:tc>
        <w:tc>
          <w:tcPr>
            <w:tcW w:w="1344" w:type="dxa"/>
          </w:tcPr>
          <w:p w14:paraId="72D1284D" w14:textId="77777777" w:rsidR="008563F6" w:rsidRDefault="00553B33">
            <w:pPr>
              <w:cnfStyle w:val="000000010000" w:firstRow="0" w:lastRow="0" w:firstColumn="0" w:lastColumn="0" w:oddVBand="0" w:evenVBand="0" w:oddHBand="0" w:evenHBand="1" w:firstRowFirstColumn="0" w:firstRowLastColumn="0" w:lastRowFirstColumn="0" w:lastRowLastColumn="0"/>
            </w:pPr>
            <w:r>
              <w:t>2023</w:t>
            </w:r>
          </w:p>
        </w:tc>
        <w:tc>
          <w:tcPr>
            <w:tcW w:w="1344" w:type="dxa"/>
          </w:tcPr>
          <w:p w14:paraId="5D040A62" w14:textId="77777777" w:rsidR="008563F6" w:rsidRDefault="00553B33">
            <w:pPr>
              <w:cnfStyle w:val="000000010000" w:firstRow="0" w:lastRow="0" w:firstColumn="0" w:lastColumn="0" w:oddVBand="0" w:evenVBand="0" w:oddHBand="0" w:evenHBand="1" w:firstRowFirstColumn="0" w:firstRowLastColumn="0" w:lastRowFirstColumn="0" w:lastRowLastColumn="0"/>
            </w:pPr>
            <w:r>
              <w:t>No (self-reflect)</w:t>
            </w:r>
          </w:p>
        </w:tc>
        <w:tc>
          <w:tcPr>
            <w:tcW w:w="1344" w:type="dxa"/>
          </w:tcPr>
          <w:p w14:paraId="7F0F278A" w14:textId="77777777" w:rsidR="008563F6" w:rsidRDefault="00553B33">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036CE674" w14:textId="77777777" w:rsidR="008563F6" w:rsidRDefault="00553B33">
            <w:pPr>
              <w:cnfStyle w:val="000000010000" w:firstRow="0" w:lastRow="0" w:firstColumn="0" w:lastColumn="0" w:oddVBand="0" w:evenVBand="0" w:oddHBand="0" w:evenHBand="1" w:firstRowFirstColumn="0" w:firstRowLastColumn="0" w:lastRowFirstColumn="0" w:lastRowLastColumn="0"/>
            </w:pPr>
            <w:r>
              <w:t>Task completion only</w:t>
            </w:r>
          </w:p>
        </w:tc>
        <w:tc>
          <w:tcPr>
            <w:tcW w:w="1344" w:type="dxa"/>
          </w:tcPr>
          <w:p w14:paraId="03D19370"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1A11D202"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r>
      <w:tr w:rsidR="008563F6" w14:paraId="706B4750"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BEF31E4" w14:textId="77777777" w:rsidR="008563F6" w:rsidRDefault="00553B33">
            <w:r>
              <w:rPr>
                <w:b w:val="0"/>
              </w:rPr>
              <w:t>Multi-Agent Debate (Du et al.)</w:t>
            </w:r>
          </w:p>
        </w:tc>
        <w:tc>
          <w:tcPr>
            <w:tcW w:w="1344" w:type="dxa"/>
          </w:tcPr>
          <w:p w14:paraId="1259BCFD" w14:textId="77777777" w:rsidR="008563F6" w:rsidRDefault="00553B33">
            <w:pPr>
              <w:cnfStyle w:val="000000100000" w:firstRow="0" w:lastRow="0" w:firstColumn="0" w:lastColumn="0" w:oddVBand="0" w:evenVBand="0" w:oddHBand="1" w:evenHBand="0" w:firstRowFirstColumn="0" w:firstRowLastColumn="0" w:lastRowFirstColumn="0" w:lastRowLastColumn="0"/>
            </w:pPr>
            <w:r>
              <w:t>2024</w:t>
            </w:r>
          </w:p>
        </w:tc>
        <w:tc>
          <w:tcPr>
            <w:tcW w:w="1344" w:type="dxa"/>
          </w:tcPr>
          <w:p w14:paraId="17B4027D"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6FD0414F" w14:textId="77777777" w:rsidR="008563F6" w:rsidRDefault="00553B33">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236673FB" w14:textId="77777777" w:rsidR="008563F6" w:rsidRDefault="00553B33">
            <w:pPr>
              <w:cnfStyle w:val="000000100000" w:firstRow="0" w:lastRow="0" w:firstColumn="0" w:lastColumn="0" w:oddVBand="0" w:evenVBand="0" w:oddHBand="1" w:evenHBand="0" w:firstRowFirstColumn="0" w:firstRowLastColumn="0" w:lastRowFirstColumn="0" w:lastRowLastColumn="0"/>
            </w:pPr>
            <w:r>
              <w:t>Factuality only</w:t>
            </w:r>
          </w:p>
        </w:tc>
        <w:tc>
          <w:tcPr>
            <w:tcW w:w="1344" w:type="dxa"/>
          </w:tcPr>
          <w:p w14:paraId="2C7C1676"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2F768223" w14:textId="77777777" w:rsidR="008563F6" w:rsidRDefault="00553B33">
            <w:pPr>
              <w:cnfStyle w:val="000000100000" w:firstRow="0" w:lastRow="0" w:firstColumn="0" w:lastColumn="0" w:oddVBand="0" w:evenVBand="0" w:oddHBand="1" w:evenHBand="0" w:firstRowFirstColumn="0" w:firstRowLastColumn="0" w:lastRowFirstColumn="0" w:lastRowLastColumn="0"/>
            </w:pPr>
            <w:r>
              <w:t>Implicit only</w:t>
            </w:r>
          </w:p>
        </w:tc>
      </w:tr>
      <w:tr w:rsidR="008563F6" w14:paraId="4E23B9ED"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E9BB6A8" w14:textId="77777777" w:rsidR="008563F6" w:rsidRDefault="00553B33">
            <w:r>
              <w:rPr>
                <w:b w:val="0"/>
              </w:rPr>
              <w:t>GenProg (Le Goues et al.)</w:t>
            </w:r>
          </w:p>
        </w:tc>
        <w:tc>
          <w:tcPr>
            <w:tcW w:w="1344" w:type="dxa"/>
          </w:tcPr>
          <w:p w14:paraId="16BB28C5" w14:textId="77777777" w:rsidR="008563F6" w:rsidRDefault="00553B33">
            <w:pPr>
              <w:cnfStyle w:val="000000010000" w:firstRow="0" w:lastRow="0" w:firstColumn="0" w:lastColumn="0" w:oddVBand="0" w:evenVBand="0" w:oddHBand="0" w:evenHBand="1" w:firstRowFirstColumn="0" w:firstRowLastColumn="0" w:lastRowFirstColumn="0" w:lastRowLastColumn="0"/>
            </w:pPr>
            <w:r>
              <w:t>2012</w:t>
            </w:r>
          </w:p>
        </w:tc>
        <w:tc>
          <w:tcPr>
            <w:tcW w:w="1344" w:type="dxa"/>
          </w:tcPr>
          <w:p w14:paraId="2517C9F6"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1CABA548" w14:textId="77777777" w:rsidR="008563F6" w:rsidRDefault="00553B33">
            <w:pPr>
              <w:cnfStyle w:val="000000010000" w:firstRow="0" w:lastRow="0" w:firstColumn="0" w:lastColumn="0" w:oddVBand="0" w:evenVBand="0" w:oddHBand="0" w:evenHBand="1" w:firstRowFirstColumn="0" w:firstRowLastColumn="0" w:lastRowFirstColumn="0" w:lastRowLastColumn="0"/>
            </w:pPr>
            <w:r>
              <w:t>No (mutations)</w:t>
            </w:r>
          </w:p>
        </w:tc>
        <w:tc>
          <w:tcPr>
            <w:tcW w:w="1344" w:type="dxa"/>
          </w:tcPr>
          <w:p w14:paraId="7FF0767F" w14:textId="77777777" w:rsidR="008563F6" w:rsidRDefault="00553B33">
            <w:pPr>
              <w:cnfStyle w:val="000000010000" w:firstRow="0" w:lastRow="0" w:firstColumn="0" w:lastColumn="0" w:oddVBand="0" w:evenVBand="0" w:oddHBand="0" w:evenHBand="1" w:firstRowFirstColumn="0" w:firstRowLastColumn="0" w:lastRowFirstColumn="0" w:lastRowLastColumn="0"/>
            </w:pPr>
            <w:r>
              <w:t>Patch quality</w:t>
            </w:r>
          </w:p>
        </w:tc>
        <w:tc>
          <w:tcPr>
            <w:tcW w:w="1344" w:type="dxa"/>
          </w:tcPr>
          <w:p w14:paraId="46FEE0F2"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3B0872AA"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r>
      <w:tr w:rsidR="008563F6" w14:paraId="01E71D8F"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BA08E97" w14:textId="77777777" w:rsidR="008563F6" w:rsidRDefault="00553B33">
            <w:r>
              <w:rPr>
                <w:b w:val="0"/>
              </w:rPr>
              <w:t>DeepFix (Gupta et al.)</w:t>
            </w:r>
          </w:p>
        </w:tc>
        <w:tc>
          <w:tcPr>
            <w:tcW w:w="1344" w:type="dxa"/>
          </w:tcPr>
          <w:p w14:paraId="698B1A5C" w14:textId="77777777" w:rsidR="008563F6" w:rsidRDefault="00553B33">
            <w:pPr>
              <w:cnfStyle w:val="000000100000" w:firstRow="0" w:lastRow="0" w:firstColumn="0" w:lastColumn="0" w:oddVBand="0" w:evenVBand="0" w:oddHBand="1" w:evenHBand="0" w:firstRowFirstColumn="0" w:firstRowLastColumn="0" w:lastRowFirstColumn="0" w:lastRowLastColumn="0"/>
            </w:pPr>
            <w:r>
              <w:t>2017</w:t>
            </w:r>
          </w:p>
        </w:tc>
        <w:tc>
          <w:tcPr>
            <w:tcW w:w="1344" w:type="dxa"/>
          </w:tcPr>
          <w:p w14:paraId="187F1DA8"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5FA16E87" w14:textId="77777777" w:rsidR="008563F6" w:rsidRDefault="00553B33">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4F1A093C" w14:textId="77777777" w:rsidR="008563F6" w:rsidRDefault="00553B33">
            <w:pPr>
              <w:cnfStyle w:val="000000100000" w:firstRow="0" w:lastRow="0" w:firstColumn="0" w:lastColumn="0" w:oddVBand="0" w:evenVBand="0" w:oddHBand="1" w:evenHBand="0" w:firstRowFirstColumn="0" w:firstRowLastColumn="0" w:lastRowFirstColumn="0" w:lastRowLastColumn="0"/>
            </w:pPr>
            <w:r>
              <w:t>Compilation pass</w:t>
            </w:r>
          </w:p>
        </w:tc>
        <w:tc>
          <w:tcPr>
            <w:tcW w:w="1344" w:type="dxa"/>
          </w:tcPr>
          <w:p w14:paraId="34E1149F"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39E0D8BA"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r>
      <w:tr w:rsidR="008563F6" w14:paraId="311DAB2F"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A659D17" w14:textId="77777777" w:rsidR="008563F6" w:rsidRDefault="00553B33">
            <w:r>
              <w:rPr>
                <w:b w:val="0"/>
              </w:rPr>
              <w:t>TFix (Berabi et al.)</w:t>
            </w:r>
          </w:p>
        </w:tc>
        <w:tc>
          <w:tcPr>
            <w:tcW w:w="1344" w:type="dxa"/>
          </w:tcPr>
          <w:p w14:paraId="4748404B" w14:textId="77777777" w:rsidR="008563F6" w:rsidRDefault="00553B33">
            <w:pPr>
              <w:cnfStyle w:val="000000010000" w:firstRow="0" w:lastRow="0" w:firstColumn="0" w:lastColumn="0" w:oddVBand="0" w:evenVBand="0" w:oddHBand="0" w:evenHBand="1" w:firstRowFirstColumn="0" w:firstRowLastColumn="0" w:lastRowFirstColumn="0" w:lastRowLastColumn="0"/>
            </w:pPr>
            <w:r>
              <w:t>2021</w:t>
            </w:r>
          </w:p>
        </w:tc>
        <w:tc>
          <w:tcPr>
            <w:tcW w:w="1344" w:type="dxa"/>
          </w:tcPr>
          <w:p w14:paraId="39D74BEC"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13886BF0" w14:textId="77777777" w:rsidR="008563F6" w:rsidRDefault="00553B33">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73A18970" w14:textId="77777777" w:rsidR="008563F6" w:rsidRDefault="00553B33">
            <w:pPr>
              <w:cnfStyle w:val="000000010000" w:firstRow="0" w:lastRow="0" w:firstColumn="0" w:lastColumn="0" w:oddVBand="0" w:evenVBand="0" w:oddHBand="0" w:evenHBand="1" w:firstRowFirstColumn="0" w:firstRowLastColumn="0" w:lastRowFirstColumn="0" w:lastRowLastColumn="0"/>
            </w:pPr>
            <w:r>
              <w:t>Type errors only</w:t>
            </w:r>
          </w:p>
        </w:tc>
        <w:tc>
          <w:tcPr>
            <w:tcW w:w="1344" w:type="dxa"/>
          </w:tcPr>
          <w:p w14:paraId="172270D2"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1F4EE7C1"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r>
      <w:tr w:rsidR="008563F6" w14:paraId="2288A6D1"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A3CFC45" w14:textId="77777777" w:rsidR="008563F6" w:rsidRDefault="00553B33">
            <w:r>
              <w:rPr>
                <w:b w:val="0"/>
              </w:rPr>
              <w:t>SapFix (Marginean et al.)</w:t>
            </w:r>
          </w:p>
        </w:tc>
        <w:tc>
          <w:tcPr>
            <w:tcW w:w="1344" w:type="dxa"/>
          </w:tcPr>
          <w:p w14:paraId="70A6C6DE" w14:textId="77777777" w:rsidR="008563F6" w:rsidRDefault="00553B33">
            <w:pPr>
              <w:cnfStyle w:val="000000100000" w:firstRow="0" w:lastRow="0" w:firstColumn="0" w:lastColumn="0" w:oddVBand="0" w:evenVBand="0" w:oddHBand="1" w:evenHBand="0" w:firstRowFirstColumn="0" w:firstRowLastColumn="0" w:lastRowFirstColumn="0" w:lastRowLastColumn="0"/>
            </w:pPr>
            <w:r>
              <w:t>2019</w:t>
            </w:r>
          </w:p>
        </w:tc>
        <w:tc>
          <w:tcPr>
            <w:tcW w:w="1344" w:type="dxa"/>
          </w:tcPr>
          <w:p w14:paraId="492830C1"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25E32A91" w14:textId="77777777" w:rsidR="008563F6" w:rsidRDefault="00553B33">
            <w:pPr>
              <w:cnfStyle w:val="000000100000" w:firstRow="0" w:lastRow="0" w:firstColumn="0" w:lastColumn="0" w:oddVBand="0" w:evenVBand="0" w:oddHBand="1" w:evenHBand="0" w:firstRowFirstColumn="0" w:firstRowLastColumn="0" w:lastRowFirstColumn="0" w:lastRowLastColumn="0"/>
            </w:pPr>
            <w:r>
              <w:t>Partial</w:t>
            </w:r>
          </w:p>
        </w:tc>
        <w:tc>
          <w:tcPr>
            <w:tcW w:w="1344" w:type="dxa"/>
          </w:tcPr>
          <w:p w14:paraId="16E4B6F9" w14:textId="77777777" w:rsidR="008563F6" w:rsidRDefault="00553B33">
            <w:pPr>
              <w:cnfStyle w:val="000000100000" w:firstRow="0" w:lastRow="0" w:firstColumn="0" w:lastColumn="0" w:oddVBand="0" w:evenVBand="0" w:oddHBand="1" w:evenHBand="0" w:firstRowFirstColumn="0" w:firstRowLastColumn="0" w:lastRowFirstColumn="0" w:lastRowLastColumn="0"/>
            </w:pPr>
            <w:r>
              <w:t>Test-time</w:t>
            </w:r>
          </w:p>
        </w:tc>
        <w:tc>
          <w:tcPr>
            <w:tcW w:w="1344" w:type="dxa"/>
          </w:tcPr>
          <w:p w14:paraId="5F4C2E12"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08904A8D"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r>
      <w:tr w:rsidR="008563F6" w14:paraId="4CDFA8C4"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F745E1D" w14:textId="77777777" w:rsidR="008563F6" w:rsidRDefault="00553B33">
            <w:r>
              <w:t>The proposed BFT-MAS</w:t>
            </w:r>
          </w:p>
        </w:tc>
        <w:tc>
          <w:tcPr>
            <w:tcW w:w="1344" w:type="dxa"/>
          </w:tcPr>
          <w:p w14:paraId="5E4B7598" w14:textId="77777777" w:rsidR="008563F6" w:rsidRDefault="00553B33">
            <w:pPr>
              <w:cnfStyle w:val="000000010000" w:firstRow="0" w:lastRow="0" w:firstColumn="0" w:lastColumn="0" w:oddVBand="0" w:evenVBand="0" w:oddHBand="0" w:evenHBand="1" w:firstRowFirstColumn="0" w:firstRowLastColumn="0" w:lastRowFirstColumn="0" w:lastRowLastColumn="0"/>
            </w:pPr>
            <w:r>
              <w:rPr>
                <w:b/>
              </w:rPr>
              <w:t>This paper</w:t>
            </w:r>
          </w:p>
        </w:tc>
        <w:tc>
          <w:tcPr>
            <w:tcW w:w="1344" w:type="dxa"/>
          </w:tcPr>
          <w:p w14:paraId="0FEB3A30" w14:textId="77777777" w:rsidR="008563F6" w:rsidRDefault="00553B33">
            <w:pPr>
              <w:cnfStyle w:val="000000010000" w:firstRow="0" w:lastRow="0" w:firstColumn="0" w:lastColumn="0" w:oddVBand="0" w:evenVBand="0" w:oddHBand="0" w:evenHBand="1" w:firstRowFirstColumn="0" w:firstRowLastColumn="0" w:lastRowFirstColumn="0" w:lastRowLastColumn="0"/>
            </w:pPr>
            <w:r>
              <w:rPr>
                <w:b/>
              </w:rPr>
              <w:t>Yes (PBFT)</w:t>
            </w:r>
          </w:p>
        </w:tc>
        <w:tc>
          <w:tcPr>
            <w:tcW w:w="1344" w:type="dxa"/>
          </w:tcPr>
          <w:p w14:paraId="4E24017A" w14:textId="77777777" w:rsidR="008563F6" w:rsidRDefault="00553B33">
            <w:pPr>
              <w:cnfStyle w:val="000000010000" w:firstRow="0" w:lastRow="0" w:firstColumn="0" w:lastColumn="0" w:oddVBand="0" w:evenVBand="0" w:oddHBand="0" w:evenHBand="1" w:firstRowFirstColumn="0" w:firstRowLastColumn="0" w:lastRowFirstColumn="0" w:lastRowLastColumn="0"/>
            </w:pPr>
            <w:r>
              <w:rPr>
                <w:b/>
              </w:rPr>
              <w:t>Yes (sandbox quorum)</w:t>
            </w:r>
          </w:p>
        </w:tc>
        <w:tc>
          <w:tcPr>
            <w:tcW w:w="1344" w:type="dxa"/>
          </w:tcPr>
          <w:p w14:paraId="56598E72" w14:textId="77777777" w:rsidR="00686EE6" w:rsidRDefault="00553B33">
            <w:pPr>
              <w:cnfStyle w:val="000000010000" w:firstRow="0" w:lastRow="0" w:firstColumn="0" w:lastColumn="0" w:oddVBand="0" w:evenVBand="0" w:oddHBand="0" w:evenHBand="1" w:firstRowFirstColumn="0" w:firstRowLastColumn="0" w:lastRowFirstColumn="0" w:lastRowLastColumn="0"/>
            </w:pPr>
            <w:del w:id="60" w:author="Millicent  Mufambi" w:date="2026-06-02T12:54:00Z" w16du:dateUtc="2026-06-02T10:54:00Z">
              <w:r>
                <w:rPr>
                  <w:b/>
                </w:rPr>
                <w:delText>90 paired bugs, p = 0.0016</w:delText>
              </w:r>
            </w:del>
            <w:ins w:id="61" w:author="Millicent  Mufambi" w:date="2026-06-02T12:54:00Z" w16du:dateUtc="2026-06-02T10:54:00Z">
              <w:r>
                <w:t>BugsInPy 20 pairs, safety 75% to 50% (McNemar p = 0.125, n.s.); BFT proven by the f = 1 fault matrix and f = 2 tight bound</w:t>
              </w:r>
            </w:ins>
          </w:p>
        </w:tc>
        <w:tc>
          <w:tcPr>
            <w:tcW w:w="1344" w:type="dxa"/>
          </w:tcPr>
          <w:p w14:paraId="44BA7F2F" w14:textId="77777777" w:rsidR="008563F6" w:rsidRDefault="00553B33">
            <w:pPr>
              <w:cnfStyle w:val="000000010000" w:firstRow="0" w:lastRow="0" w:firstColumn="0" w:lastColumn="0" w:oddVBand="0" w:evenVBand="0" w:oddHBand="0" w:evenHBand="1" w:firstRowFirstColumn="0" w:firstRowLastColumn="0" w:lastRowFirstColumn="0" w:lastRowLastColumn="0"/>
            </w:pPr>
            <w:r>
              <w:rPr>
                <w:b/>
              </w:rPr>
              <w:t>Yes (30-bug suite)</w:t>
            </w:r>
          </w:p>
        </w:tc>
        <w:tc>
          <w:tcPr>
            <w:tcW w:w="1344" w:type="dxa"/>
          </w:tcPr>
          <w:p w14:paraId="41AE0AC3" w14:textId="77777777" w:rsidR="008563F6" w:rsidRDefault="00553B33">
            <w:pPr>
              <w:cnfStyle w:val="000000010000" w:firstRow="0" w:lastRow="0" w:firstColumn="0" w:lastColumn="0" w:oddVBand="0" w:evenVBand="0" w:oddHBand="0" w:evenHBand="1" w:firstRowFirstColumn="0" w:firstRowLastColumn="0" w:lastRowFirstColumn="0" w:lastRowLastColumn="0"/>
            </w:pPr>
            <w:r>
              <w:rPr>
                <w:b/>
              </w:rPr>
              <w:t>Yes (negative result reported)</w:t>
            </w:r>
          </w:p>
        </w:tc>
      </w:tr>
    </w:tbl>
    <w:p w14:paraId="3B5A3D72" w14:textId="77777777" w:rsidR="008563F6" w:rsidRDefault="008563F6"/>
    <w:p w14:paraId="0FF41AE1" w14:textId="77777777" w:rsidR="008563F6" w:rsidRDefault="00553B33">
      <w:pPr>
        <w:spacing w:after="120"/>
        <w:jc w:val="both"/>
      </w:pPr>
      <w:r>
        <w:t xml:space="preserve">The shaded row in Table 1 marks the spot no prior system occupies: formal consensus over non-deterministic LLM agents, with safety evaluation on real and e-commerce bugs and explicit decorrelation measurement. BFT-MAS was proposed as an unvalidated design, and this paper supplies the validation: extensions two through four are implemented in full, extension one </w:t>
      </w:r>
      <w:del w:id="62" w:author="Millicent  Mufambi" w:date="2026-06-02T12:54:00Z" w16du:dateUtc="2026-06-02T10:54:00Z">
        <w:r>
          <w:delText>stays byte-equal with the relaxation deferred,</w:delText>
        </w:r>
      </w:del>
      <w:ins w:id="63" w:author="Millicent  Mufambi" w:date="2026-06-02T12:54:00Z" w16du:dateUtc="2026-06-02T10:54:00Z">
        <w:r>
          <w:t>is implemented in both an exact-match and a semantic-equivalence form and the two are compared head-to-head (Section 6.9),</w:t>
        </w:r>
      </w:ins>
      <w:r>
        <w:t xml:space="preserve"> and a fault-injection harness exercises the namesake property.</w:t>
      </w:r>
    </w:p>
    <w:p w14:paraId="22B7E2C3" w14:textId="77777777" w:rsidR="008563F6" w:rsidRDefault="00553B33">
      <w:pPr>
        <w:spacing w:after="120"/>
        <w:jc w:val="both"/>
      </w:pPr>
      <w:r>
        <w:rPr>
          <w:b/>
        </w:rPr>
        <w:t>Table 2</w:t>
      </w:r>
    </w:p>
    <w:p w14:paraId="03830F16" w14:textId="77777777" w:rsidR="008563F6" w:rsidRDefault="00553B33">
      <w:pPr>
        <w:spacing w:after="120"/>
        <w:jc w:val="both"/>
      </w:pPr>
      <w:r>
        <w:rPr>
          <w:b/>
        </w:rPr>
        <w:t xml:space="preserve">FEATURE COMPARISON OF AUTOMATED PROGRAM REPAIR APPROACHES </w:t>
      </w:r>
    </w:p>
    <w:tbl>
      <w:tblPr>
        <w:tblStyle w:val="LightGrid-Accent1"/>
        <w:tblW w:w="0" w:type="auto"/>
        <w:tblLook w:val="04A0" w:firstRow="1" w:lastRow="0" w:firstColumn="1" w:lastColumn="0" w:noHBand="0" w:noVBand="1"/>
      </w:tblPr>
      <w:tblGrid>
        <w:gridCol w:w="1268"/>
        <w:gridCol w:w="798"/>
        <w:gridCol w:w="636"/>
        <w:gridCol w:w="1390"/>
        <w:gridCol w:w="974"/>
        <w:gridCol w:w="968"/>
        <w:gridCol w:w="996"/>
        <w:gridCol w:w="991"/>
        <w:gridCol w:w="1601"/>
      </w:tblGrid>
      <w:tr w:rsidR="008563F6" w14:paraId="3DEF89C8"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55E673F7" w14:textId="77777777" w:rsidR="008563F6" w:rsidRDefault="00553B33">
            <w:pPr>
              <w:jc w:val="center"/>
            </w:pPr>
            <w:r>
              <w:t>System / Paper</w:t>
            </w:r>
          </w:p>
        </w:tc>
        <w:tc>
          <w:tcPr>
            <w:tcW w:w="1045" w:type="dxa"/>
          </w:tcPr>
          <w:p w14:paraId="04FBB4AF"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Runtime Repair</w:t>
            </w:r>
          </w:p>
        </w:tc>
        <w:tc>
          <w:tcPr>
            <w:tcW w:w="1045" w:type="dxa"/>
          </w:tcPr>
          <w:p w14:paraId="474F4AE8"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Multi-Agent</w:t>
            </w:r>
          </w:p>
        </w:tc>
        <w:tc>
          <w:tcPr>
            <w:tcW w:w="1045" w:type="dxa"/>
          </w:tcPr>
          <w:p w14:paraId="47F97C00"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Knowledge Graph</w:t>
            </w:r>
          </w:p>
        </w:tc>
        <w:tc>
          <w:tcPr>
            <w:tcW w:w="1045" w:type="dxa"/>
          </w:tcPr>
          <w:p w14:paraId="4916DE0C"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Byzantine Consensus</w:t>
            </w:r>
          </w:p>
        </w:tc>
        <w:tc>
          <w:tcPr>
            <w:tcW w:w="1045" w:type="dxa"/>
          </w:tcPr>
          <w:p w14:paraId="0D51483B"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Production Ready</w:t>
            </w:r>
          </w:p>
        </w:tc>
        <w:tc>
          <w:tcPr>
            <w:tcW w:w="1045" w:type="dxa"/>
          </w:tcPr>
          <w:p w14:paraId="024CB90F"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Code Generation</w:t>
            </w:r>
          </w:p>
        </w:tc>
        <w:tc>
          <w:tcPr>
            <w:tcW w:w="1045" w:type="dxa"/>
          </w:tcPr>
          <w:p w14:paraId="54641BB6"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Cross-Language</w:t>
            </w:r>
          </w:p>
        </w:tc>
        <w:tc>
          <w:tcPr>
            <w:tcW w:w="1045" w:type="dxa"/>
          </w:tcPr>
          <w:p w14:paraId="1F87F5DB"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Learning Capability</w:t>
            </w:r>
          </w:p>
        </w:tc>
      </w:tr>
      <w:tr w:rsidR="008563F6" w14:paraId="4C7E11C8"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2985927A" w14:textId="77777777" w:rsidR="008563F6" w:rsidRDefault="00553B33">
            <w:r>
              <w:rPr>
                <w:b w:val="0"/>
              </w:rPr>
              <w:t>GenProg (Le Goues et al., 2012)</w:t>
            </w:r>
          </w:p>
        </w:tc>
        <w:tc>
          <w:tcPr>
            <w:tcW w:w="1045" w:type="dxa"/>
          </w:tcPr>
          <w:p w14:paraId="04511D7A"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36E48BEA"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78D86B7E"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21A0B8A9"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2DD8F6D9"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7782B94C" w14:textId="77777777" w:rsidR="008563F6" w:rsidRDefault="00553B33">
            <w:pPr>
              <w:cnfStyle w:val="000000100000" w:firstRow="0" w:lastRow="0" w:firstColumn="0" w:lastColumn="0" w:oddVBand="0" w:evenVBand="0" w:oddHBand="1" w:evenHBand="0" w:firstRowFirstColumn="0" w:firstRowLastColumn="0" w:lastRowFirstColumn="0" w:lastRowLastColumn="0"/>
            </w:pPr>
            <w:r>
              <w:t>Yes (mutations)</w:t>
            </w:r>
          </w:p>
        </w:tc>
        <w:tc>
          <w:tcPr>
            <w:tcW w:w="1045" w:type="dxa"/>
          </w:tcPr>
          <w:p w14:paraId="6D0B89F9"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EB90EEA"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r>
      <w:tr w:rsidR="008563F6" w14:paraId="3B78B2C4"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1B7CF95B" w14:textId="77777777" w:rsidR="008563F6" w:rsidRDefault="00553B33">
            <w:r>
              <w:rPr>
                <w:b w:val="0"/>
              </w:rPr>
              <w:t>DeepFix (Gupta et al., 2017)</w:t>
            </w:r>
          </w:p>
        </w:tc>
        <w:tc>
          <w:tcPr>
            <w:tcW w:w="1045" w:type="dxa"/>
          </w:tcPr>
          <w:p w14:paraId="2476C76A"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7BCCFF8D"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0274C075"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54080246"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524C12FE"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4B8189C4" w14:textId="77777777" w:rsidR="008563F6" w:rsidRDefault="00553B33">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438F08D5" w14:textId="77777777" w:rsidR="008563F6" w:rsidRDefault="00553B33">
            <w:pPr>
              <w:cnfStyle w:val="000000010000" w:firstRow="0" w:lastRow="0" w:firstColumn="0" w:lastColumn="0" w:oddVBand="0" w:evenVBand="0" w:oddHBand="0" w:evenHBand="1" w:firstRowFirstColumn="0" w:firstRowLastColumn="0" w:lastRowFirstColumn="0" w:lastRowLastColumn="0"/>
            </w:pPr>
            <w:r>
              <w:t>No (C only)</w:t>
            </w:r>
          </w:p>
        </w:tc>
        <w:tc>
          <w:tcPr>
            <w:tcW w:w="1045" w:type="dxa"/>
          </w:tcPr>
          <w:p w14:paraId="6152AB0B" w14:textId="77777777" w:rsidR="008563F6" w:rsidRDefault="00553B33">
            <w:pPr>
              <w:cnfStyle w:val="000000010000" w:firstRow="0" w:lastRow="0" w:firstColumn="0" w:lastColumn="0" w:oddVBand="0" w:evenVBand="0" w:oddHBand="0" w:evenHBand="1" w:firstRowFirstColumn="0" w:firstRowLastColumn="0" w:lastRowFirstColumn="0" w:lastRowLastColumn="0"/>
            </w:pPr>
            <w:r>
              <w:t>Yes</w:t>
            </w:r>
          </w:p>
        </w:tc>
      </w:tr>
      <w:tr w:rsidR="008563F6" w14:paraId="20D8E207"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206EE704" w14:textId="77777777" w:rsidR="008563F6" w:rsidRDefault="00553B33">
            <w:r>
              <w:rPr>
                <w:b w:val="0"/>
              </w:rPr>
              <w:t>SapFix (Marginean et al., 2019)</w:t>
            </w:r>
          </w:p>
        </w:tc>
        <w:tc>
          <w:tcPr>
            <w:tcW w:w="1045" w:type="dxa"/>
          </w:tcPr>
          <w:p w14:paraId="59A147D0" w14:textId="77777777" w:rsidR="008563F6" w:rsidRDefault="00553B33">
            <w:pPr>
              <w:cnfStyle w:val="000000100000" w:firstRow="0" w:lastRow="0" w:firstColumn="0" w:lastColumn="0" w:oddVBand="0" w:evenVBand="0" w:oddHBand="1" w:evenHBand="0" w:firstRowFirstColumn="0" w:firstRowLastColumn="0" w:lastRowFirstColumn="0" w:lastRowLastColumn="0"/>
            </w:pPr>
            <w:r>
              <w:t>Partial (test-time)</w:t>
            </w:r>
          </w:p>
        </w:tc>
        <w:tc>
          <w:tcPr>
            <w:tcW w:w="1045" w:type="dxa"/>
          </w:tcPr>
          <w:p w14:paraId="1B4CDBB8"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E95DD8F"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0661AE3D"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C66143A" w14:textId="77777777" w:rsidR="008563F6" w:rsidRDefault="00553B33">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2322EC82" w14:textId="77777777" w:rsidR="008563F6" w:rsidRDefault="00553B33">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0DD7FF63"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326D295F" w14:textId="77777777" w:rsidR="008563F6" w:rsidRDefault="00553B33">
            <w:pPr>
              <w:cnfStyle w:val="000000100000" w:firstRow="0" w:lastRow="0" w:firstColumn="0" w:lastColumn="0" w:oddVBand="0" w:evenVBand="0" w:oddHBand="1" w:evenHBand="0" w:firstRowFirstColumn="0" w:firstRowLastColumn="0" w:lastRowFirstColumn="0" w:lastRowLastColumn="0"/>
            </w:pPr>
            <w:r>
              <w:t>Yes</w:t>
            </w:r>
          </w:p>
        </w:tc>
      </w:tr>
      <w:tr w:rsidR="008563F6" w14:paraId="17DC4AC4"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3B63E914" w14:textId="77777777" w:rsidR="008563F6" w:rsidRDefault="00553B33">
            <w:r>
              <w:rPr>
                <w:b w:val="0"/>
              </w:rPr>
              <w:t>CodeBERT (Feng et al., 2020)</w:t>
            </w:r>
          </w:p>
        </w:tc>
        <w:tc>
          <w:tcPr>
            <w:tcW w:w="1045" w:type="dxa"/>
          </w:tcPr>
          <w:p w14:paraId="02F1897F"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07348FD4"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067E5E76"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38FA7FF1"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7D0B1C23"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2E4370FD" w14:textId="77777777" w:rsidR="008563F6" w:rsidRDefault="00553B33">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6C526091" w14:textId="77777777" w:rsidR="008563F6" w:rsidRDefault="00553B33">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2F4F7F88" w14:textId="77777777" w:rsidR="008563F6" w:rsidRDefault="00553B33">
            <w:pPr>
              <w:cnfStyle w:val="000000010000" w:firstRow="0" w:lastRow="0" w:firstColumn="0" w:lastColumn="0" w:oddVBand="0" w:evenVBand="0" w:oddHBand="0" w:evenHBand="1" w:firstRowFirstColumn="0" w:firstRowLastColumn="0" w:lastRowFirstColumn="0" w:lastRowLastColumn="0"/>
            </w:pPr>
            <w:r>
              <w:t>Yes</w:t>
            </w:r>
          </w:p>
        </w:tc>
      </w:tr>
      <w:tr w:rsidR="008563F6" w14:paraId="4CCD0701"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792D0A2E" w14:textId="77777777" w:rsidR="00686EE6" w:rsidRDefault="00553B33">
            <w:del w:id="64" w:author="Millicent  Mufambi" w:date="2026-06-02T12:54:00Z" w16du:dateUtc="2026-06-02T10:54:00Z">
              <w:r>
                <w:rPr>
                  <w:b w:val="0"/>
                </w:rPr>
                <w:delText>GitHub Copilot (</w:delText>
              </w:r>
            </w:del>
            <w:ins w:id="65" w:author="Millicent  Mufambi" w:date="2026-06-02T12:54:00Z" w16du:dateUtc="2026-06-02T10:54:00Z">
              <w:r>
                <w:t xml:space="preserve">Codex (Chen et al., </w:t>
              </w:r>
            </w:ins>
            <w:r>
              <w:rPr>
                <w:rPrChange w:id="66" w:author="Millicent  Mufambi" w:date="2026-06-02T12:54:00Z" w16du:dateUtc="2026-06-02T10:54:00Z">
                  <w:rPr>
                    <w:b w:val="0"/>
                  </w:rPr>
                </w:rPrChange>
              </w:rPr>
              <w:t>2021)</w:t>
            </w:r>
          </w:p>
        </w:tc>
        <w:tc>
          <w:tcPr>
            <w:tcW w:w="1045" w:type="dxa"/>
          </w:tcPr>
          <w:p w14:paraId="4FEC83C4"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3F87D630"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5930BD10"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3DD1EF8C"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39DF9471" w14:textId="77777777" w:rsidR="008563F6" w:rsidRDefault="00553B33">
            <w:pPr>
              <w:cnfStyle w:val="000000100000" w:firstRow="0" w:lastRow="0" w:firstColumn="0" w:lastColumn="0" w:oddVBand="0" w:evenVBand="0" w:oddHBand="1" w:evenHBand="0" w:firstRowFirstColumn="0" w:firstRowLastColumn="0" w:lastRowFirstColumn="0" w:lastRowLastColumn="0"/>
            </w:pPr>
            <w:r>
              <w:t>Partial</w:t>
            </w:r>
          </w:p>
        </w:tc>
        <w:tc>
          <w:tcPr>
            <w:tcW w:w="1045" w:type="dxa"/>
          </w:tcPr>
          <w:p w14:paraId="514E90EF" w14:textId="77777777" w:rsidR="008563F6" w:rsidRDefault="00553B33">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4E1B1184" w14:textId="77777777" w:rsidR="008563F6" w:rsidRDefault="00553B33">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7F7BD5FB"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r>
      <w:tr w:rsidR="008563F6" w14:paraId="3BDF88F2"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70927EE9" w14:textId="77777777" w:rsidR="008563F6" w:rsidRDefault="00553B33">
            <w:r>
              <w:rPr>
                <w:b w:val="0"/>
              </w:rPr>
              <w:t>TFix (Berabi et al., 2021)</w:t>
            </w:r>
          </w:p>
        </w:tc>
        <w:tc>
          <w:tcPr>
            <w:tcW w:w="1045" w:type="dxa"/>
          </w:tcPr>
          <w:p w14:paraId="3F1BB0C6"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245966C9"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14C8F21B"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7BFCBB6A"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29AEC7E5"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313775BB" w14:textId="77777777" w:rsidR="008563F6" w:rsidRDefault="00553B33">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37AC6319" w14:textId="77777777" w:rsidR="008563F6" w:rsidRDefault="00553B33">
            <w:pPr>
              <w:cnfStyle w:val="000000010000" w:firstRow="0" w:lastRow="0" w:firstColumn="0" w:lastColumn="0" w:oddVBand="0" w:evenVBand="0" w:oddHBand="0" w:evenHBand="1" w:firstRowFirstColumn="0" w:firstRowLastColumn="0" w:lastRowFirstColumn="0" w:lastRowLastColumn="0"/>
            </w:pPr>
            <w:r>
              <w:t>No (JS only)</w:t>
            </w:r>
          </w:p>
        </w:tc>
        <w:tc>
          <w:tcPr>
            <w:tcW w:w="1045" w:type="dxa"/>
          </w:tcPr>
          <w:p w14:paraId="6B627997" w14:textId="77777777" w:rsidR="008563F6" w:rsidRDefault="00553B33">
            <w:pPr>
              <w:cnfStyle w:val="000000010000" w:firstRow="0" w:lastRow="0" w:firstColumn="0" w:lastColumn="0" w:oddVBand="0" w:evenVBand="0" w:oddHBand="0" w:evenHBand="1" w:firstRowFirstColumn="0" w:firstRowLastColumn="0" w:lastRowFirstColumn="0" w:lastRowLastColumn="0"/>
            </w:pPr>
            <w:r>
              <w:t>Yes</w:t>
            </w:r>
          </w:p>
        </w:tc>
      </w:tr>
      <w:tr w:rsidR="008563F6" w14:paraId="1ADCA5CF"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099585C2" w14:textId="77777777" w:rsidR="008563F6" w:rsidRDefault="00553B33">
            <w:r>
              <w:rPr>
                <w:b w:val="0"/>
              </w:rPr>
              <w:t>ChatDev (Qian et al., 2024)</w:t>
            </w:r>
          </w:p>
        </w:tc>
        <w:tc>
          <w:tcPr>
            <w:tcW w:w="1045" w:type="dxa"/>
          </w:tcPr>
          <w:p w14:paraId="48390EC9"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4FF90E69" w14:textId="77777777" w:rsidR="008563F6" w:rsidRDefault="00553B33">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20AAA05F"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4CD72844"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753084AD"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15EE817" w14:textId="77777777" w:rsidR="008563F6" w:rsidRDefault="00553B33">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10FAB551" w14:textId="77777777" w:rsidR="008563F6" w:rsidRDefault="00553B33">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7D0A9AAC" w14:textId="77777777" w:rsidR="008563F6" w:rsidRDefault="00553B33">
            <w:pPr>
              <w:cnfStyle w:val="000000100000" w:firstRow="0" w:lastRow="0" w:firstColumn="0" w:lastColumn="0" w:oddVBand="0" w:evenVBand="0" w:oddHBand="1" w:evenHBand="0" w:firstRowFirstColumn="0" w:firstRowLastColumn="0" w:lastRowFirstColumn="0" w:lastRowLastColumn="0"/>
            </w:pPr>
            <w:r>
              <w:t>Partial</w:t>
            </w:r>
          </w:p>
        </w:tc>
      </w:tr>
      <w:tr w:rsidR="008563F6" w14:paraId="5890B3D7"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1DD1AA47" w14:textId="77777777" w:rsidR="008563F6" w:rsidRDefault="00553B33">
            <w:r>
              <w:rPr>
                <w:b w:val="0"/>
              </w:rPr>
              <w:t>MetaGPT (Hong et al., 2024)</w:t>
            </w:r>
          </w:p>
        </w:tc>
        <w:tc>
          <w:tcPr>
            <w:tcW w:w="1045" w:type="dxa"/>
          </w:tcPr>
          <w:p w14:paraId="0F7E227D"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74FDCDD4" w14:textId="77777777" w:rsidR="008563F6" w:rsidRDefault="00553B33">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47CE359A"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4CEB2AE3" w14:textId="77777777" w:rsidR="008563F6" w:rsidRDefault="00553B33">
            <w:pPr>
              <w:cnfStyle w:val="000000010000" w:firstRow="0" w:lastRow="0" w:firstColumn="0" w:lastColumn="0" w:oddVBand="0" w:evenVBand="0" w:oddHBand="0" w:evenHBand="1" w:firstRowFirstColumn="0" w:firstRowLastColumn="0" w:lastRowFirstColumn="0" w:lastRowLastColumn="0"/>
            </w:pPr>
            <w:r>
              <w:t>Partial (voting)</w:t>
            </w:r>
          </w:p>
        </w:tc>
        <w:tc>
          <w:tcPr>
            <w:tcW w:w="1045" w:type="dxa"/>
          </w:tcPr>
          <w:p w14:paraId="74D92D6A"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4AB02B60" w14:textId="77777777" w:rsidR="008563F6" w:rsidRDefault="00553B33">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637CE30E" w14:textId="77777777" w:rsidR="008563F6" w:rsidRDefault="00553B33">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491F807A" w14:textId="77777777" w:rsidR="008563F6" w:rsidRDefault="00553B33">
            <w:pPr>
              <w:cnfStyle w:val="000000010000" w:firstRow="0" w:lastRow="0" w:firstColumn="0" w:lastColumn="0" w:oddVBand="0" w:evenVBand="0" w:oddHBand="0" w:evenHBand="1" w:firstRowFirstColumn="0" w:firstRowLastColumn="0" w:lastRowFirstColumn="0" w:lastRowLastColumn="0"/>
            </w:pPr>
            <w:r>
              <w:t>No</w:t>
            </w:r>
          </w:p>
        </w:tc>
      </w:tr>
      <w:tr w:rsidR="008563F6" w14:paraId="451EC50B"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4250320C" w14:textId="77777777" w:rsidR="008563F6" w:rsidRDefault="00553B33">
            <w:r>
              <w:rPr>
                <w:b w:val="0"/>
              </w:rPr>
              <w:t>AutoCodeRover (Zhang et al., 2024)</w:t>
            </w:r>
          </w:p>
        </w:tc>
        <w:tc>
          <w:tcPr>
            <w:tcW w:w="1045" w:type="dxa"/>
          </w:tcPr>
          <w:p w14:paraId="199CC244"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2DD55E41"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D8DBC40" w14:textId="77777777" w:rsidR="008563F6" w:rsidRDefault="00553B33">
            <w:pPr>
              <w:cnfStyle w:val="000000100000" w:firstRow="0" w:lastRow="0" w:firstColumn="0" w:lastColumn="0" w:oddVBand="0" w:evenVBand="0" w:oddHBand="1" w:evenHBand="0" w:firstRowFirstColumn="0" w:firstRowLastColumn="0" w:lastRowFirstColumn="0" w:lastRowLastColumn="0"/>
            </w:pPr>
            <w:r>
              <w:t>Partial</w:t>
            </w:r>
          </w:p>
        </w:tc>
        <w:tc>
          <w:tcPr>
            <w:tcW w:w="1045" w:type="dxa"/>
          </w:tcPr>
          <w:p w14:paraId="717BDEE1"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382252DA" w14:textId="77777777" w:rsidR="008563F6" w:rsidRDefault="00553B33">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17D14B71" w14:textId="77777777" w:rsidR="008563F6" w:rsidRDefault="00553B33">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5347E426" w14:textId="77777777" w:rsidR="008563F6" w:rsidRDefault="00553B33">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08086531" w14:textId="77777777" w:rsidR="008563F6" w:rsidRDefault="00553B33">
            <w:pPr>
              <w:cnfStyle w:val="000000100000" w:firstRow="0" w:lastRow="0" w:firstColumn="0" w:lastColumn="0" w:oddVBand="0" w:evenVBand="0" w:oddHBand="1" w:evenHBand="0" w:firstRowFirstColumn="0" w:firstRowLastColumn="0" w:lastRowFirstColumn="0" w:lastRowLastColumn="0"/>
            </w:pPr>
            <w:r>
              <w:t>Yes</w:t>
            </w:r>
          </w:p>
        </w:tc>
      </w:tr>
      <w:tr w:rsidR="008563F6" w14:paraId="093CB1ED"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487A1255" w14:textId="77777777" w:rsidR="008563F6" w:rsidRDefault="00553B33">
            <w:r>
              <w:t>The proposed BFT-MAS</w:t>
            </w:r>
          </w:p>
        </w:tc>
        <w:tc>
          <w:tcPr>
            <w:tcW w:w="1045" w:type="dxa"/>
          </w:tcPr>
          <w:p w14:paraId="0E1E30D5" w14:textId="77777777" w:rsidR="008563F6" w:rsidRDefault="00553B33">
            <w:pPr>
              <w:cnfStyle w:val="000000010000" w:firstRow="0" w:lastRow="0" w:firstColumn="0" w:lastColumn="0" w:oddVBand="0" w:evenVBand="0" w:oddHBand="0" w:evenHBand="1" w:firstRowFirstColumn="0" w:firstRowLastColumn="0" w:lastRowFirstColumn="0" w:lastRowLastColumn="0"/>
            </w:pPr>
            <w:r>
              <w:rPr>
                <w:b/>
              </w:rPr>
              <w:t>Yes</w:t>
            </w:r>
          </w:p>
        </w:tc>
        <w:tc>
          <w:tcPr>
            <w:tcW w:w="1045" w:type="dxa"/>
          </w:tcPr>
          <w:p w14:paraId="374408B6" w14:textId="77777777" w:rsidR="008563F6" w:rsidRDefault="00553B33">
            <w:pPr>
              <w:cnfStyle w:val="000000010000" w:firstRow="0" w:lastRow="0" w:firstColumn="0" w:lastColumn="0" w:oddVBand="0" w:evenVBand="0" w:oddHBand="0" w:evenHBand="1" w:firstRowFirstColumn="0" w:firstRowLastColumn="0" w:lastRowFirstColumn="0" w:lastRowLastColumn="0"/>
            </w:pPr>
            <w:r>
              <w:rPr>
                <w:b/>
              </w:rPr>
              <w:t>Yes</w:t>
            </w:r>
          </w:p>
        </w:tc>
        <w:tc>
          <w:tcPr>
            <w:tcW w:w="1045" w:type="dxa"/>
          </w:tcPr>
          <w:p w14:paraId="480F03D6" w14:textId="77777777" w:rsidR="00686EE6" w:rsidRDefault="00553B33">
            <w:pPr>
              <w:cnfStyle w:val="000000010000" w:firstRow="0" w:lastRow="0" w:firstColumn="0" w:lastColumn="0" w:oddVBand="0" w:evenVBand="0" w:oddHBand="0" w:evenHBand="1" w:firstRowFirstColumn="0" w:firstRowLastColumn="0" w:lastRowFirstColumn="0" w:lastRowLastColumn="0"/>
            </w:pPr>
            <w:del w:id="67" w:author="Millicent  Mufambi" w:date="2026-06-02T12:54:00Z" w16du:dateUtc="2026-06-02T10:54:00Z">
              <w:r>
                <w:rPr>
                  <w:b/>
                </w:rPr>
                <w:delText>Yes</w:delText>
              </w:r>
            </w:del>
            <w:ins w:id="68" w:author="Millicent  Mufambi" w:date="2026-06-02T12:54:00Z" w16du:dateUtc="2026-06-02T10:54:00Z">
              <w:r>
                <w:t>Implemented, not evaluated</w:t>
              </w:r>
            </w:ins>
          </w:p>
        </w:tc>
        <w:tc>
          <w:tcPr>
            <w:tcW w:w="1045" w:type="dxa"/>
          </w:tcPr>
          <w:p w14:paraId="0312FACB" w14:textId="77777777" w:rsidR="00686EE6" w:rsidRDefault="00553B33">
            <w:pPr>
              <w:cnfStyle w:val="000000010000" w:firstRow="0" w:lastRow="0" w:firstColumn="0" w:lastColumn="0" w:oddVBand="0" w:evenVBand="0" w:oddHBand="0" w:evenHBand="1" w:firstRowFirstColumn="0" w:firstRowLastColumn="0" w:lastRowFirstColumn="0" w:lastRowLastColumn="0"/>
            </w:pPr>
            <w:r>
              <w:rPr>
                <w:rPrChange w:id="69" w:author="Millicent  Mufambi" w:date="2026-06-02T12:54:00Z" w16du:dateUtc="2026-06-02T10:54:00Z">
                  <w:rPr>
                    <w:b/>
                  </w:rPr>
                </w:rPrChange>
              </w:rPr>
              <w:t>Yes</w:t>
            </w:r>
            <w:ins w:id="70" w:author="Millicent  Mufambi" w:date="2026-06-02T12:54:00Z" w16du:dateUtc="2026-06-02T10:54:00Z">
              <w:r>
                <w:t xml:space="preserve"> (simulated)</w:t>
              </w:r>
            </w:ins>
          </w:p>
        </w:tc>
        <w:tc>
          <w:tcPr>
            <w:tcW w:w="1045" w:type="dxa"/>
          </w:tcPr>
          <w:p w14:paraId="0A2BED41" w14:textId="77777777" w:rsidR="00686EE6" w:rsidRDefault="00553B33">
            <w:pPr>
              <w:cnfStyle w:val="000000010000" w:firstRow="0" w:lastRow="0" w:firstColumn="0" w:lastColumn="0" w:oddVBand="0" w:evenVBand="0" w:oddHBand="0" w:evenHBand="1" w:firstRowFirstColumn="0" w:firstRowLastColumn="0" w:lastRowFirstColumn="0" w:lastRowLastColumn="0"/>
            </w:pPr>
            <w:del w:id="71" w:author="Millicent  Mufambi" w:date="2026-06-02T12:54:00Z" w16du:dateUtc="2026-06-02T10:54:00Z">
              <w:r>
                <w:rPr>
                  <w:b/>
                </w:rPr>
                <w:delText>Yes (</w:delText>
              </w:r>
            </w:del>
            <w:ins w:id="72" w:author="Millicent  Mufambi" w:date="2026-06-02T12:54:00Z" w16du:dateUtc="2026-06-02T10:54:00Z">
              <w:r>
                <w:t xml:space="preserve">No (research </w:t>
              </w:r>
            </w:ins>
            <w:r>
              <w:rPr>
                <w:rPrChange w:id="73" w:author="Millicent  Mufambi" w:date="2026-06-02T12:54:00Z" w16du:dateUtc="2026-06-02T10:54:00Z">
                  <w:rPr>
                    <w:b/>
                  </w:rPr>
                </w:rPrChange>
              </w:rPr>
              <w:t>prototype)</w:t>
            </w:r>
          </w:p>
        </w:tc>
        <w:tc>
          <w:tcPr>
            <w:tcW w:w="1045" w:type="dxa"/>
          </w:tcPr>
          <w:p w14:paraId="5239903C" w14:textId="77777777" w:rsidR="008563F6" w:rsidRDefault="00553B33">
            <w:pPr>
              <w:cnfStyle w:val="000000010000" w:firstRow="0" w:lastRow="0" w:firstColumn="0" w:lastColumn="0" w:oddVBand="0" w:evenVBand="0" w:oddHBand="0" w:evenHBand="1" w:firstRowFirstColumn="0" w:firstRowLastColumn="0" w:lastRowFirstColumn="0" w:lastRowLastColumn="0"/>
            </w:pPr>
            <w:r>
              <w:rPr>
                <w:b/>
              </w:rPr>
              <w:t>Yes</w:t>
            </w:r>
          </w:p>
        </w:tc>
        <w:tc>
          <w:tcPr>
            <w:tcW w:w="1045" w:type="dxa"/>
          </w:tcPr>
          <w:p w14:paraId="055F326C" w14:textId="77777777" w:rsidR="00686EE6" w:rsidRDefault="00553B33">
            <w:pPr>
              <w:cnfStyle w:val="000000010000" w:firstRow="0" w:lastRow="0" w:firstColumn="0" w:lastColumn="0" w:oddVBand="0" w:evenVBand="0" w:oddHBand="0" w:evenHBand="1" w:firstRowFirstColumn="0" w:firstRowLastColumn="0" w:lastRowFirstColumn="0" w:lastRowLastColumn="0"/>
            </w:pPr>
            <w:del w:id="74" w:author="Millicent  Mufambi" w:date="2026-06-02T12:54:00Z" w16du:dateUtc="2026-06-02T10:54:00Z">
              <w:r>
                <w:rPr>
                  <w:b/>
                </w:rPr>
                <w:delText>No (Python only)</w:delText>
              </w:r>
            </w:del>
            <w:ins w:id="75" w:author="Millicent  Mufambi" w:date="2026-06-02T12:54:00Z" w16du:dateUtc="2026-06-02T10:54:00Z">
              <w:r>
                <w:t>Partial (Java sample)</w:t>
              </w:r>
            </w:ins>
          </w:p>
        </w:tc>
        <w:tc>
          <w:tcPr>
            <w:tcW w:w="1045" w:type="dxa"/>
          </w:tcPr>
          <w:p w14:paraId="301DFB41" w14:textId="77777777" w:rsidR="00686EE6" w:rsidRDefault="00553B33">
            <w:pPr>
              <w:cnfStyle w:val="000000010000" w:firstRow="0" w:lastRow="0" w:firstColumn="0" w:lastColumn="0" w:oddVBand="0" w:evenVBand="0" w:oddHBand="0" w:evenHBand="1" w:firstRowFirstColumn="0" w:firstRowLastColumn="0" w:lastRowFirstColumn="0" w:lastRowLastColumn="0"/>
            </w:pPr>
            <w:del w:id="76" w:author="Millicent  Mufambi" w:date="2026-06-02T12:54:00Z" w16du:dateUtc="2026-06-02T10:54:00Z">
              <w:r>
                <w:rPr>
                  <w:b/>
                </w:rPr>
                <w:delText>Partial</w:delText>
              </w:r>
            </w:del>
            <w:ins w:id="77" w:author="Millicent  Mufambi" w:date="2026-06-02T12:54:00Z" w16du:dateUtc="2026-06-02T10:54:00Z">
              <w:r>
                <w:t>Implemented, not evaluated</w:t>
              </w:r>
            </w:ins>
          </w:p>
        </w:tc>
      </w:tr>
    </w:tbl>
    <w:p w14:paraId="7882853F" w14:textId="77777777" w:rsidR="008563F6" w:rsidRDefault="008563F6"/>
    <w:p w14:paraId="423EABE9" w14:textId="77777777" w:rsidR="008563F6" w:rsidRDefault="00553B33">
      <w:pPr>
        <w:spacing w:after="120"/>
        <w:jc w:val="both"/>
      </w:pPr>
      <w:r>
        <w:t xml:space="preserve">The cross-language and learning rows in Table 2 are honest qualifications: the </w:t>
      </w:r>
      <w:del w:id="78" w:author="Millicent  Mufambi" w:date="2026-06-02T12:54:00Z" w16du:dateUtc="2026-06-02T10:54:00Z">
        <w:r>
          <w:delText xml:space="preserve">validator stack is </w:delText>
        </w:r>
      </w:del>
      <w:ins w:id="79" w:author="Millicent  Mufambi" w:date="2026-06-02T12:54:00Z" w16du:dateUtc="2026-06-02T10:54:00Z">
        <w:r>
          <w:t xml:space="preserve">validator's static checks are </w:t>
        </w:r>
      </w:ins>
      <w:r>
        <w:t>Python-</w:t>
      </w:r>
      <w:del w:id="80" w:author="Millicent  Mufambi" w:date="2026-06-02T12:54:00Z" w16du:dateUtc="2026-06-02T10:54:00Z">
        <w:r>
          <w:delText xml:space="preserve">only, </w:delText>
        </w:r>
      </w:del>
      <w:ins w:id="81" w:author="Millicent  Mufambi" w:date="2026-06-02T12:54:00Z" w16du:dateUtc="2026-06-02T10:54:00Z">
        <w:r>
          <w:t>tuned (</w:t>
        </w:r>
      </w:ins>
      <w:r>
        <w:t>the main external-validity threat</w:t>
      </w:r>
      <w:del w:id="82" w:author="Millicent  Mufambi" w:date="2026-06-02T12:54:00Z" w16du:dateUtc="2026-06-02T10:54:00Z">
        <w:r>
          <w:delText xml:space="preserve"> (</w:delText>
        </w:r>
      </w:del>
      <w:ins w:id="83" w:author="Millicent  Mufambi" w:date="2026-06-02T12:54:00Z" w16du:dateUtc="2026-06-02T10:54:00Z">
        <w:r>
          <w:t xml:space="preserve">, </w:t>
        </w:r>
      </w:ins>
      <w:r>
        <w:t xml:space="preserve">Section 7), </w:t>
      </w:r>
      <w:ins w:id="84" w:author="Millicent  Mufambi" w:date="2026-06-02T12:54:00Z" w16du:dateUtc="2026-06-02T10:54:00Z">
        <w:r>
          <w:t xml:space="preserve">though a Java sample including real Defects4J bugs is added in Section 6.10; </w:t>
        </w:r>
      </w:ins>
      <w:r>
        <w:t xml:space="preserve">and the Neo4j knowledge-graph layer supports learning from past repairs but is not </w:t>
      </w:r>
      <w:del w:id="85" w:author="Millicent  Mufambi" w:date="2026-06-02T12:54:00Z" w16du:dateUtc="2026-06-02T10:54:00Z">
        <w:r>
          <w:delText>exercised here</w:delText>
        </w:r>
      </w:del>
      <w:ins w:id="86" w:author="Millicent  Mufambi" w:date="2026-06-02T12:54:00Z" w16du:dateUtc="2026-06-02T10:54:00Z">
        <w:r>
          <w:t>used in these experiments</w:t>
        </w:r>
      </w:ins>
      <w:r>
        <w:t>.</w:t>
      </w:r>
    </w:p>
    <w:p w14:paraId="7955E461" w14:textId="77777777" w:rsidR="008563F6" w:rsidRDefault="00553B33">
      <w:pPr>
        <w:keepNext/>
        <w:spacing w:before="240" w:after="120"/>
      </w:pPr>
      <w:r>
        <w:rPr>
          <w:b/>
          <w:sz w:val="24"/>
        </w:rPr>
        <w:t>2.5 The Specific Gap This Paper Closes</w:t>
      </w:r>
    </w:p>
    <w:p w14:paraId="6F275C2A" w14:textId="77777777" w:rsidR="008563F6" w:rsidRDefault="00553B33">
      <w:pPr>
        <w:spacing w:after="120"/>
        <w:jc w:val="both"/>
      </w:pPr>
      <w:r>
        <w:t>No published study reports all of these on one prototype: PBFT consensus over a heterogeneous LLM population, pairwise-decorrelation measurement, e-commerce invariant enforcement, a statistical comparison against a single-agent baseline, and fault-injection results. This paper provides that report and releases the prototype, harness and data.</w:t>
      </w:r>
    </w:p>
    <w:p w14:paraId="5407AC12" w14:textId="77777777" w:rsidR="008563F6" w:rsidRDefault="00553B33">
      <w:pPr>
        <w:keepNext/>
        <w:spacing w:before="240" w:after="120"/>
      </w:pPr>
      <w:r>
        <w:rPr>
          <w:b/>
          <w:sz w:val="28"/>
        </w:rPr>
        <w:t>3. SYSTEM DESIGN</w:t>
      </w:r>
    </w:p>
    <w:p w14:paraId="45610F45" w14:textId="77777777" w:rsidR="008563F6" w:rsidRDefault="00553B33">
      <w:pPr>
        <w:spacing w:after="120"/>
        <w:jc w:val="both"/>
      </w:pPr>
      <w:r>
        <w:t>The prototype follows the pipeline in Figure 1. Bug reports arrive at a FastAPI endpoint, a repair pipeline orchestrates the agent stages, the consensus engine runs three-phase PBFT, the sandbox executes the approved fix, and a metrics layer records every step.</w:t>
      </w:r>
    </w:p>
    <w:p w14:paraId="3793B703" w14:textId="77777777" w:rsidR="008563F6" w:rsidRDefault="009010E5" w:rsidP="009010E5">
      <w:r>
        <w:rPr>
          <w:noProof/>
        </w:rPr>
        <mc:AlternateContent>
          <mc:Choice Requires="wps">
            <w:drawing>
              <wp:anchor distT="0" distB="0" distL="114300" distR="114300" simplePos="0" relativeHeight="251659264" behindDoc="0" locked="0" layoutInCell="1" allowOverlap="1" wp14:anchorId="547566AC" wp14:editId="444FA750">
                <wp:simplePos x="0" y="0"/>
                <wp:positionH relativeFrom="column">
                  <wp:posOffset>3085517</wp:posOffset>
                </wp:positionH>
                <wp:positionV relativeFrom="paragraph">
                  <wp:posOffset>63534</wp:posOffset>
                </wp:positionV>
                <wp:extent cx="766119" cy="172994"/>
                <wp:effectExtent l="57150" t="19050" r="53340" b="74930"/>
                <wp:wrapNone/>
                <wp:docPr id="70320687" name="Rectangle 4"/>
                <wp:cNvGraphicFramePr/>
                <a:graphic xmlns:a="http://schemas.openxmlformats.org/drawingml/2006/main">
                  <a:graphicData uri="http://schemas.microsoft.com/office/word/2010/wordprocessingShape">
                    <wps:wsp>
                      <wps:cNvSpPr/>
                      <wps:spPr>
                        <a:xfrm>
                          <a:off x="0" y="0"/>
                          <a:ext cx="766119" cy="172994"/>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193950" id="Rectangle 4" o:spid="_x0000_s1026" style="position:absolute;margin-left:242.95pt;margin-top:5pt;width:60.3pt;height:1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" fillcolor="white [3212]" stroked="f">
                <v:shadow on="t" color="black" opacity="22937f" origin=",.5" offset="0,.63889mm"/>
              </v:rect>
            </w:pict>
          </mc:Fallback>
        </mc:AlternateContent>
      </w:r>
      <w:r>
        <w:rPr>
          <w:noProof/>
        </w:rPr>
        <w:drawing>
          <wp:inline distT="0" distB="0" distL="0" distR="0" wp14:anchorId="31E28972" wp14:editId="2F9972E5">
            <wp:extent cx="5486400" cy="318119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1_Architecture.png"/>
                    <pic:cNvPicPr/>
                  </pic:nvPicPr>
                  <pic:blipFill>
                    <a:blip r:embed="rId8"/>
                    <a:stretch>
                      <a:fillRect/>
                    </a:stretch>
                  </pic:blipFill>
                  <pic:spPr>
                    <a:xfrm>
                      <a:off x="0" y="0"/>
                      <a:ext cx="5486400" cy="3181190"/>
                    </a:xfrm>
                    <a:prstGeom prst="rect">
                      <a:avLst/>
                    </a:prstGeom>
                  </pic:spPr>
                </pic:pic>
              </a:graphicData>
            </a:graphic>
          </wp:inline>
        </w:drawing>
      </w:r>
    </w:p>
    <w:p w14:paraId="38E0CBFA" w14:textId="77777777" w:rsidR="008563F6" w:rsidRDefault="00553B33">
      <w:pPr>
        <w:spacing w:after="120"/>
        <w:jc w:val="both"/>
      </w:pPr>
      <w:r>
        <w:rPr>
          <w:rPrChange w:id="87" w:author="Millicent  Mufambi" w:date="2026-06-02T12:54:00Z" w16du:dateUtc="2026-06-02T10:54:00Z">
            <w:rPr>
              <w:b/>
            </w:rPr>
          </w:rPrChange>
        </w:rPr>
        <w:t>Figure 1.</w:t>
      </w:r>
      <w:r>
        <w:t xml:space="preserve"> BFT-MAS code-repair pipeline architecture. The bug report enters at top-left and progresses through Analyzer (Claude</w:t>
      </w:r>
      <w:del w:id="88" w:author="Millicent  Mufambi" w:date="2026-06-02T12:54:00Z" w16du:dateUtc="2026-06-02T10:54:00Z">
        <w:r>
          <w:delText>) →</w:delText>
        </w:r>
      </w:del>
      <w:ins w:id="89" w:author="Millicent  Mufambi" w:date="2026-06-02T12:54:00Z" w16du:dateUtc="2026-06-02T10:54:00Z">
        <w:r>
          <w:t xml:space="preserve"> Sonnet, no vote) -&gt;</w:t>
        </w:r>
      </w:ins>
      <w:r>
        <w:t xml:space="preserve"> Healer </w:t>
      </w:r>
      <w:ins w:id="90" w:author="Millicent  Mufambi" w:date="2026-06-02T12:54:00Z" w16du:dateUtc="2026-06-02T10:54:00Z">
        <w:r>
          <w:t xml:space="preserve">/ proposer </w:t>
        </w:r>
      </w:ins>
      <w:r>
        <w:t>(GPT-4o</w:t>
      </w:r>
      <w:del w:id="91" w:author="Millicent  Mufambi" w:date="2026-06-02T12:54:00Z" w16du:dateUtc="2026-06-02T10:54:00Z">
        <w:r>
          <w:delText>) → two Ollama</w:delText>
        </w:r>
      </w:del>
      <w:ins w:id="92" w:author="Millicent  Mufambi" w:date="2026-06-02T12:54:00Z" w16du:dateUtc="2026-06-02T10:54:00Z">
        <w:r>
          <w:t>, no vote) -&gt; four independent, model-diverse</w:t>
        </w:r>
      </w:ins>
      <w:r>
        <w:t xml:space="preserve"> validators </w:t>
      </w:r>
      <w:ins w:id="93" w:author="Millicent  Mufambi" w:date="2026-06-02T12:54:00Z" w16du:dateUtc="2026-06-02T10:54:00Z">
        <w:r>
          <w:t xml:space="preserve">(Claude-Haiku, GPT-4o-mini, llama3.1:8b, mistral:7b) voting </w:t>
        </w:r>
      </w:ins>
      <w:r>
        <w:t xml:space="preserve">in parallel </w:t>
      </w:r>
      <w:del w:id="94" w:author="Millicent  Mufambi" w:date="2026-06-02T12:54:00Z" w16du:dateUtc="2026-06-02T10:54:00Z">
        <w:r>
          <w:delText>→</w:delText>
        </w:r>
      </w:del>
      <w:ins w:id="95" w:author="Millicent  Mufambi" w:date="2026-06-02T12:54:00Z" w16du:dateUtc="2026-06-02T10:54:00Z">
        <w:r>
          <w:t>-&gt;</w:t>
        </w:r>
      </w:ins>
      <w:r>
        <w:t xml:space="preserve"> PBFT three-phase consensus </w:t>
      </w:r>
      <w:del w:id="96" w:author="Millicent  Mufambi" w:date="2026-06-02T12:54:00Z" w16du:dateUtc="2026-06-02T10:54:00Z">
        <w:r>
          <w:delText>→</w:delText>
        </w:r>
      </w:del>
      <w:ins w:id="97" w:author="Millicent  Mufambi" w:date="2026-06-02T12:54:00Z" w16du:dateUtc="2026-06-02T10:54:00Z">
        <w:r>
          <w:t>(quorum 3 of 4) -&gt;</w:t>
        </w:r>
      </w:ins>
      <w:r>
        <w:t xml:space="preserve"> isolated sandbox execution. The decision is APPLY (consensus and sandbox both passed) or REJECT (safety violation; rollback). The metrics layer observes every stage.</w:t>
      </w:r>
    </w:p>
    <w:p w14:paraId="22FE0027" w14:textId="77777777" w:rsidR="008563F6" w:rsidRDefault="00553B33">
      <w:pPr>
        <w:keepNext/>
        <w:spacing w:before="240" w:after="120"/>
      </w:pPr>
      <w:r>
        <w:rPr>
          <w:b/>
          <w:sz w:val="24"/>
        </w:rPr>
        <w:t>3.1 Agents</w:t>
      </w:r>
    </w:p>
    <w:p w14:paraId="055892D7" w14:textId="77777777" w:rsidR="008563F6" w:rsidRDefault="00553B33">
      <w:pPr>
        <w:spacing w:after="120"/>
        <w:jc w:val="both"/>
      </w:pPr>
      <w:r>
        <w:t>Three agent types take part, each backed by a different provider, giving the heterogeneous population of extension two:</w:t>
      </w:r>
    </w:p>
    <w:p w14:paraId="3205FE33" w14:textId="77777777" w:rsidR="008563F6" w:rsidRDefault="00553B33">
      <w:pPr>
        <w:pStyle w:val="ListBullet"/>
      </w:pPr>
      <w:r>
        <w:rPr>
          <w:b/>
        </w:rPr>
        <w:t>Analyzer (Anthropic Claude)</w:t>
      </w:r>
      <w:r>
        <w:t xml:space="preserve"> classifies the bug and proposes a type, severity and approach.</w:t>
      </w:r>
    </w:p>
    <w:p w14:paraId="2AF5B7EE" w14:textId="77777777" w:rsidR="008563F6" w:rsidRDefault="00553B33">
      <w:pPr>
        <w:pStyle w:val="ListBullet"/>
      </w:pPr>
      <w:r>
        <w:rPr>
          <w:b/>
        </w:rPr>
        <w:t>Healer (OpenAI GPT-4o)</w:t>
      </w:r>
      <w:r>
        <w:t xml:space="preserve"> produces two or three candidate fixes with confidence scores.</w:t>
      </w:r>
    </w:p>
    <w:p w14:paraId="2F9DF14A" w14:textId="77777777" w:rsidR="008563F6" w:rsidRDefault="00553B33">
      <w:pPr>
        <w:pStyle w:val="ListBullet"/>
      </w:pPr>
      <w:del w:id="98" w:author="Millicent  Mufambi" w:date="2026-06-02T12:54:00Z" w16du:dateUtc="2026-06-02T10:54:00Z">
        <w:r>
          <w:rPr>
            <w:b/>
          </w:rPr>
          <w:delText>Validators (local Ollama</w:delText>
        </w:r>
      </w:del>
      <w:ins w:id="99" w:author="Millicent  Mufambi" w:date="2026-06-02T12:54:00Z" w16du:dateUtc="2026-06-02T10:54:00Z">
        <w:r>
          <w:t>Four independent, model-diverse validators (Claude-Haiku, GPT-4o-mini,</w:t>
        </w:r>
      </w:ins>
      <w:r>
        <w:rPr>
          <w:rPrChange w:id="100" w:author="Millicent  Mufambi" w:date="2026-06-02T12:54:00Z" w16du:dateUtc="2026-06-02T10:54:00Z">
            <w:rPr>
              <w:b/>
            </w:rPr>
          </w:rPrChange>
        </w:rPr>
        <w:t xml:space="preserve"> llama3.1:8b</w:t>
      </w:r>
      <w:del w:id="101" w:author="Millicent  Mufambi" w:date="2026-06-02T12:54:00Z" w16du:dateUtc="2026-06-02T10:54:00Z">
        <w:r>
          <w:rPr>
            <w:b/>
          </w:rPr>
          <w:delText>, two instances</w:delText>
        </w:r>
      </w:del>
      <w:ins w:id="102" w:author="Millicent  Mufambi" w:date="2026-06-02T12:54:00Z" w16du:dateUtc="2026-06-02T10:54:00Z">
        <w:r>
          <w:t xml:space="preserve"> and mistral:7b</w:t>
        </w:r>
      </w:ins>
      <w:r>
        <w:rPr>
          <w:rPrChange w:id="103" w:author="Millicent  Mufambi" w:date="2026-06-02T12:54:00Z" w16du:dateUtc="2026-06-02T10:54:00Z">
            <w:rPr>
              <w:b/>
            </w:rPr>
          </w:rPrChange>
        </w:rPr>
        <w:t>)</w:t>
      </w:r>
      <w:r>
        <w:t xml:space="preserve"> inspect each candidate, run static safety checks and return a structured verdict</w:t>
      </w:r>
      <w:ins w:id="104" w:author="Millicent  Mufambi" w:date="2026-06-02T12:54:00Z" w16du:dateUtc="2026-06-02T10:54:00Z">
        <w:r>
          <w:t>; a fix is approved when at least three of the four accept</w:t>
        </w:r>
      </w:ins>
      <w:r>
        <w:t>.</w:t>
      </w:r>
    </w:p>
    <w:p w14:paraId="593E76D4" w14:textId="77777777" w:rsidR="008563F6" w:rsidRDefault="00553B33">
      <w:pPr>
        <w:spacing w:after="120"/>
        <w:jc w:val="both"/>
      </w:pPr>
      <w:r>
        <w:t>All agents share a common BaseAgent class, so swapping a provider is a one-line change.</w:t>
      </w:r>
    </w:p>
    <w:p w14:paraId="4C617FC7" w14:textId="77777777" w:rsidR="008563F6" w:rsidRDefault="00553B33">
      <w:pPr>
        <w:keepNext/>
        <w:spacing w:before="240" w:after="120"/>
      </w:pPr>
      <w:r>
        <w:rPr>
          <w:b/>
          <w:sz w:val="24"/>
        </w:rPr>
        <w:t>3.2 PBFT Consensus</w:t>
      </w:r>
    </w:p>
    <w:p w14:paraId="12969EFB" w14:textId="77777777" w:rsidR="008563F6" w:rsidRDefault="00553B33">
      <w:pPr>
        <w:spacing w:after="120"/>
        <w:jc w:val="both"/>
        <w:rPr>
          <w:del w:id="105" w:author="Millicent  Mufambi" w:date="2026-06-02T12:54:00Z" w16du:dateUtc="2026-06-02T10:54:00Z"/>
        </w:rPr>
      </w:pPr>
      <w:del w:id="106" w:author="Millicent  Mufambi" w:date="2026-06-02T12:54:00Z" w16du:dateUtc="2026-06-02T10:54:00Z">
        <w:r>
          <w:delText>The consensus engine runs PBFT with f = 1, so four agents and a quorum of three across the pre-prepare, prepare and commit phases, each signed with per-agent Ed25519 keys. Consensus holds once at least three agents emit matching commit messages. The view-change procedure for primary failure is implemented but not exercised here.</w:delText>
        </w:r>
      </w:del>
    </w:p>
    <w:p w14:paraId="536FCA30" w14:textId="77777777" w:rsidR="008563F6" w:rsidRDefault="00553B33">
      <w:pPr>
        <w:spacing w:after="120"/>
        <w:jc w:val="both"/>
        <w:rPr>
          <w:ins w:id="107" w:author="Millicent  Mufambi" w:date="2026-06-02T12:54:00Z" w16du:dateUtc="2026-06-02T10:54:00Z"/>
        </w:rPr>
      </w:pPr>
      <w:ins w:id="108" w:author="Millicent  Mufambi" w:date="2026-06-02T12:54:00Z" w16du:dateUtc="2026-06-02T10:54:00Z">
        <w:r>
          <w:t>The consensus engine runs PBFT with f = 1 over four independent validator replicas (n = 3f + 1 = 4), each a different model: Claude-Haiku, GPT-4o-mini, llama3.1:8b and mistral:7b. It runs PBFT's three phases (pre-prepare, prepare, commit), each message signed by its sending replica (the protocol simulation of Section 6.14 uses Ed25519 keys verified on receipt; the in-process pipeline uses a lightweight HMAC, as there is no live attacker to defend against). The Healer (GPT-4o) is the proposer: it submits one</w:t>
        </w:r>
        <w:r>
          <w:t xml:space="preserve"> candidate fix and casts no vote, and a byte digest binds every prepare and commit to that proposal, as in classical PBFT. The Analyzer (Claude Sonnet) feeds the diagnosis to the proposer and likewise does not vote. In the prepare phase each of the four validators independently casts an accept or reject vote; with the 2f + 1 = 3 quorum a fix is approved when at least three of the four accept and rejected otherwise, and the commit phase confirms the bound proposal. Because all four verdicts are independent a</w:t>
        </w:r>
        <w:r>
          <w:t>nd model-diverse, a corrupted validator's vote is outvoted by the honest quorum (the fault-injection runs of Section 6.6), and this masking is tight at the 3f + 1 bound (the f = 2 study of Section 6.13). These runs handle a validator that merely votes wrongly; the defining Byzantine property — preserving agreement when the proposer itself equivocates, telling different replicas different things — is the harder case, demonstrated in the protocol simulation of Section 6.14, which is where the Byzantine-fault-</w:t>
        </w:r>
        <w:r>
          <w:t>tolerance claim is earned. Agreement here is over a single proposal; agreement among several independent proposals, where heterogeneous agents rarely produce identical text, is the separate semantic-equivalence quorum (Sections 5.10 and 6.9). Leader replacement (view-change) is implemented; primary-failure recovery under continuous faults is left to future work (Section 8.2).</w:t>
        </w:r>
      </w:ins>
    </w:p>
    <w:p w14:paraId="02AC6590" w14:textId="77777777" w:rsidR="008563F6" w:rsidRDefault="00553B33">
      <w:pPr>
        <w:spacing w:after="120"/>
        <w:jc w:val="both"/>
        <w:rPr>
          <w:ins w:id="109" w:author="Millicent  Mufambi" w:date="2026-06-02T12:54:00Z" w16du:dateUtc="2026-06-02T10:54:00Z"/>
        </w:rPr>
      </w:pPr>
      <w:ins w:id="110" w:author="Millicent  Mufambi" w:date="2026-06-02T12:54:00Z" w16du:dateUtc="2026-06-02T10:54:00Z">
        <w:r>
          <w:t xml:space="preserve">Threat model and scope. The system is evaluated in two complementary harnesses, and the threat model differs between them. The LLM safety pipeline (Sections 6.1 to 6.13) runs all four validator replicas as asynchronous tasks inside one trusted Python process: there is no real network and no message-tampering or Sybil adversary, the only injected fault is a Byzantine validator that votes maliciously (a wrapper forcing always-reject, always-approve, random, timeout or garbage behaviour, Section 5.5), and the </w:t>
        </w:r>
        <w:r>
          <w:t>message signatures there (a lightweight HMAC) protect integrity by construction rather than against a live attacker. In that harness the quorum simply masks one faulty vote, which is why the protocol adds under 2 ms: there is no distributed coordination to pay for. The genuinely Byzantine setting — independent replicas exchanging signed messages over a network that can delay, drop and partition them, against a primary that equivocates and nodes that attempt to forge messages — is evaluated separately in the</w:t>
        </w:r>
        <w:r>
          <w:t xml:space="preserve"> deterministic protocol simulation of Section 6.14, where signatures are verified on receipt and forged messages are rejected. What remains out of scope in both harnesses is a multi-host deployment and view-change under primary failure; hardening the protocol for distributed operation is the natural next step (Section 8).</w:t>
        </w:r>
      </w:ins>
    </w:p>
    <w:p w14:paraId="2AC0FBC9" w14:textId="77777777" w:rsidR="008563F6" w:rsidRDefault="00553B33">
      <w:pPr>
        <w:keepNext/>
        <w:spacing w:before="240" w:after="120"/>
      </w:pPr>
      <w:r>
        <w:rPr>
          <w:b/>
          <w:sz w:val="24"/>
        </w:rPr>
        <w:t>3.3 Sandbox</w:t>
      </w:r>
    </w:p>
    <w:p w14:paraId="488829E2" w14:textId="77777777" w:rsidR="008563F6" w:rsidRDefault="00553B33">
      <w:pPr>
        <w:spacing w:after="120"/>
        <w:jc w:val="both"/>
      </w:pPr>
      <w:r>
        <w:t>An approved fix is staged into a temporary directory and run inside an isolated Docker container, with a subprocess fallback when Docker is absent; the original codebase is never modified. The sandbox returns exit code, output, runtime and test counts, and is the last line of defence: a fix that clears consensus but fails the sandbox is logged as a safety violation.</w:t>
      </w:r>
    </w:p>
    <w:p w14:paraId="2ABBA81B" w14:textId="77777777" w:rsidR="008563F6" w:rsidRDefault="00553B33">
      <w:pPr>
        <w:keepNext/>
        <w:spacing w:before="240" w:after="120"/>
      </w:pPr>
      <w:r>
        <w:rPr>
          <w:rPrChange w:id="111" w:author="Millicent  Mufambi" w:date="2026-06-02T12:54:00Z" w16du:dateUtc="2026-06-02T10:54:00Z">
            <w:rPr>
              <w:b/>
              <w:sz w:val="24"/>
            </w:rPr>
          </w:rPrChange>
        </w:rPr>
        <w:t xml:space="preserve">3.4 </w:t>
      </w:r>
      <w:del w:id="112" w:author="Millicent  Mufambi" w:date="2026-06-02T12:54:00Z" w16du:dateUtc="2026-06-02T10:54:00Z">
        <w:r>
          <w:rPr>
            <w:b/>
            <w:sz w:val="24"/>
          </w:rPr>
          <w:delText xml:space="preserve">Live </w:delText>
        </w:r>
      </w:del>
      <w:r>
        <w:rPr>
          <w:rPrChange w:id="113" w:author="Millicent  Mufambi" w:date="2026-06-02T12:54:00Z" w16du:dateUtc="2026-06-02T10:54:00Z">
            <w:rPr>
              <w:b/>
              <w:sz w:val="24"/>
            </w:rPr>
          </w:rPrChange>
        </w:rPr>
        <w:t>Visualization</w:t>
      </w:r>
      <w:ins w:id="114" w:author="Millicent  Mufambi" w:date="2026-06-02T12:54:00Z" w16du:dateUtc="2026-06-02T10:54:00Z">
        <w:r>
          <w:t xml:space="preserve"> Interface</w:t>
        </w:r>
      </w:ins>
    </w:p>
    <w:p w14:paraId="7C2CE7F3" w14:textId="77777777" w:rsidR="008563F6" w:rsidRDefault="00553B33">
      <w:pPr>
        <w:spacing w:after="120"/>
        <w:jc w:val="both"/>
      </w:pPr>
      <w:r>
        <w:t xml:space="preserve">A Vue 3 </w:t>
      </w:r>
      <w:del w:id="115" w:author="Millicent  Mufambi" w:date="2026-06-02T12:54:00Z" w16du:dateUtc="2026-06-02T10:54:00Z">
        <w:r>
          <w:delText>frontend</w:delText>
        </w:r>
      </w:del>
      <w:ins w:id="116" w:author="Millicent  Mufambi" w:date="2026-06-02T12:54:00Z" w16du:dateUtc="2026-06-02T10:54:00Z">
        <w:r>
          <w:t>prototype interface</w:t>
        </w:r>
      </w:ins>
      <w:r>
        <w:t xml:space="preserve"> connects over WebSocket and </w:t>
      </w:r>
      <w:del w:id="117" w:author="Millicent  Mufambi" w:date="2026-06-02T12:54:00Z" w16du:dateUtc="2026-06-02T10:54:00Z">
        <w:r>
          <w:delText>shows three live views</w:delText>
        </w:r>
      </w:del>
      <w:ins w:id="118" w:author="Millicent  Mufambi" w:date="2026-06-02T12:54:00Z" w16du:dateUtc="2026-06-02T10:54:00Z">
        <w:r>
          <w:t>visualises a consensus run</w:t>
        </w:r>
      </w:ins>
      <w:r>
        <w:t xml:space="preserve">: a sandbox runner for arbitrary code, a Consensus Lab </w:t>
      </w:r>
      <w:del w:id="119" w:author="Millicent  Mufambi" w:date="2026-06-02T12:54:00Z" w16du:dateUtc="2026-06-02T10:54:00Z">
        <w:r>
          <w:delText>streaming</w:delText>
        </w:r>
      </w:del>
      <w:ins w:id="120" w:author="Millicent  Mufambi" w:date="2026-06-02T12:54:00Z" w16du:dateUtc="2026-06-02T10:54:00Z">
        <w:r>
          <w:t>that displays</w:t>
        </w:r>
      </w:ins>
      <w:r>
        <w:t xml:space="preserve"> per-phase events and per-agent votes</w:t>
      </w:r>
      <w:del w:id="121" w:author="Millicent  Mufambi" w:date="2026-06-02T12:54:00Z" w16du:dateUtc="2026-06-02T10:54:00Z">
        <w:r>
          <w:delText xml:space="preserve"> in real time</w:delText>
        </w:r>
      </w:del>
      <w:r>
        <w:t xml:space="preserve">, and </w:t>
      </w:r>
      <w:del w:id="122" w:author="Millicent  Mufambi" w:date="2026-06-02T12:54:00Z" w16du:dateUtc="2026-06-02T10:54:00Z">
        <w:r>
          <w:delText>the existing</w:delText>
        </w:r>
      </w:del>
      <w:ins w:id="123" w:author="Millicent  Mufambi" w:date="2026-06-02T12:54:00Z" w16du:dateUtc="2026-06-02T10:54:00Z">
        <w:r>
          <w:t>a</w:t>
        </w:r>
      </w:ins>
      <w:r>
        <w:t xml:space="preserve"> dashboard</w:t>
      </w:r>
      <w:del w:id="124" w:author="Millicent  Mufambi" w:date="2026-06-02T12:54:00Z" w16du:dateUtc="2026-06-02T10:54:00Z">
        <w:r>
          <w:delText>,</w:delText>
        </w:r>
      </w:del>
      <w:ins w:id="125" w:author="Millicent  Mufambi" w:date="2026-06-02T12:54:00Z" w16du:dateUtc="2026-06-02T10:54:00Z">
        <w:r>
          <w:t xml:space="preserve"> with the</w:t>
        </w:r>
      </w:ins>
      <w:r>
        <w:t xml:space="preserve"> agent mesh and consensus monitor.</w:t>
      </w:r>
      <w:ins w:id="126" w:author="Millicent  Mufambi" w:date="2026-06-02T12:54:00Z" w16du:dateUtc="2026-06-02T10:54:00Z">
        <w:r>
          <w:t xml:space="preserve"> It is a developer-facing tool for inspecting runs, not a deployed service.</w:t>
        </w:r>
      </w:ins>
    </w:p>
    <w:p w14:paraId="61CB54CE" w14:textId="77777777" w:rsidR="008563F6" w:rsidRDefault="00553B33">
      <w:pPr>
        <w:keepNext/>
        <w:spacing w:before="240" w:after="120"/>
      </w:pPr>
      <w:r>
        <w:rPr>
          <w:b/>
          <w:sz w:val="28"/>
        </w:rPr>
        <w:t>4. IMPLEMENTATION</w:t>
      </w:r>
    </w:p>
    <w:p w14:paraId="508142AB" w14:textId="77777777" w:rsidR="008563F6" w:rsidRDefault="00553B33">
      <w:pPr>
        <w:spacing w:after="120"/>
        <w:jc w:val="both"/>
      </w:pPr>
      <w:r>
        <w:t>The backend is about 4,800 lines of Python (FastAPI, Pydantic, asyncio, structlog) plus tests: a 520-line consensus engine, an 1,100-line agent framework, ~1,300 lines of sandbox, repair, monitoring and knowledge modules, and a 1,540-line harness. The frontend is a Vue 3 app of about 13 views. The harness runs RepairPipeline and SingleAgentPipeline behind one interface, writing per-case CSV and a JSON report joined per bug. Source is at the repositories under Data availability.</w:t>
      </w:r>
    </w:p>
    <w:p w14:paraId="09E7802D" w14:textId="77777777" w:rsidR="008563F6" w:rsidRDefault="00553B33">
      <w:pPr>
        <w:keepNext/>
        <w:spacing w:before="240" w:after="120"/>
      </w:pPr>
      <w:r>
        <w:rPr>
          <w:b/>
          <w:sz w:val="28"/>
        </w:rPr>
        <w:t>5. METHODOLOGY</w:t>
      </w:r>
    </w:p>
    <w:p w14:paraId="112D00F6" w14:textId="77777777" w:rsidR="008563F6" w:rsidRDefault="00553B33">
      <w:pPr>
        <w:keepNext/>
        <w:spacing w:before="240" w:after="120"/>
      </w:pPr>
      <w:r>
        <w:rPr>
          <w:b/>
          <w:sz w:val="24"/>
        </w:rPr>
        <w:t>5.1 Mapping to Project Proposal Objectives</w:t>
      </w:r>
    </w:p>
    <w:p w14:paraId="068AA334" w14:textId="77777777" w:rsidR="008563F6" w:rsidRDefault="00553B33">
      <w:pPr>
        <w:spacing w:after="120"/>
        <w:jc w:val="both"/>
      </w:pPr>
      <w:r>
        <w:t>The registered proposal set four objectives. Table 3 summarises how each is realised here, with deferred items revisited in Section 8.</w:t>
      </w:r>
    </w:p>
    <w:p w14:paraId="0FA3C076" w14:textId="77777777" w:rsidR="008563F6" w:rsidRDefault="00553B33">
      <w:pPr>
        <w:spacing w:after="120"/>
        <w:jc w:val="both"/>
      </w:pPr>
      <w:r>
        <w:rPr>
          <w:b/>
        </w:rPr>
        <w:t>Table 3</w:t>
      </w:r>
    </w:p>
    <w:p w14:paraId="181B15AF" w14:textId="77777777" w:rsidR="008563F6" w:rsidRDefault="00553B33">
      <w:pPr>
        <w:spacing w:after="120"/>
        <w:jc w:val="both"/>
      </w:pPr>
      <w:r>
        <w:rPr>
          <w:b/>
        </w:rPr>
        <w:t>MAPPING OF PROPOSAL OBJECTIVES TO DELIVERED WORK</w:t>
      </w:r>
    </w:p>
    <w:tbl>
      <w:tblPr>
        <w:tblStyle w:val="LightGrid-Accent1"/>
        <w:tblW w:w="0" w:type="auto"/>
        <w:tblLook w:val="04A0" w:firstRow="1" w:lastRow="0" w:firstColumn="1" w:lastColumn="0" w:noHBand="0" w:noVBand="1"/>
      </w:tblPr>
      <w:tblGrid>
        <w:gridCol w:w="3135"/>
        <w:gridCol w:w="3135"/>
        <w:gridCol w:w="3135"/>
      </w:tblGrid>
      <w:tr w:rsidR="008563F6" w14:paraId="101E932F"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21B917F" w14:textId="77777777" w:rsidR="008563F6" w:rsidRDefault="00553B33">
            <w:pPr>
              <w:jc w:val="center"/>
            </w:pPr>
            <w:r>
              <w:t>Proposal Objective</w:t>
            </w:r>
          </w:p>
        </w:tc>
        <w:tc>
          <w:tcPr>
            <w:tcW w:w="3135" w:type="dxa"/>
          </w:tcPr>
          <w:p w14:paraId="56A99472" w14:textId="77777777" w:rsidR="008563F6" w:rsidRDefault="009A77F3">
            <w:pPr>
              <w:jc w:val="center"/>
              <w:cnfStyle w:val="100000000000" w:firstRow="1" w:lastRow="0" w:firstColumn="0" w:lastColumn="0" w:oddVBand="0" w:evenVBand="0" w:oddHBand="0" w:evenHBand="0" w:firstRowFirstColumn="0" w:firstRowLastColumn="0" w:lastRowFirstColumn="0" w:lastRowLastColumn="0"/>
            </w:pPr>
            <w:r>
              <w:t>Realization in this Paper</w:t>
            </w:r>
          </w:p>
        </w:tc>
        <w:tc>
          <w:tcPr>
            <w:tcW w:w="3135" w:type="dxa"/>
          </w:tcPr>
          <w:p w14:paraId="42B0B50D"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Status</w:t>
            </w:r>
          </w:p>
        </w:tc>
      </w:tr>
      <w:tr w:rsidR="008563F6" w14:paraId="7F59F7CB"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001354A" w14:textId="77777777" w:rsidR="008563F6" w:rsidRDefault="00553B33">
            <w:r>
              <w:rPr>
                <w:b w:val="0"/>
              </w:rPr>
              <w:t>O1. Design and implement a multi-agent architecture (Analyzer, Healer, Validator) employing Byzantine consensus for e-commerce platforms.</w:t>
            </w:r>
          </w:p>
        </w:tc>
        <w:tc>
          <w:tcPr>
            <w:tcW w:w="3135" w:type="dxa"/>
          </w:tcPr>
          <w:p w14:paraId="496608BC" w14:textId="77777777" w:rsidR="008563F6" w:rsidRDefault="00553B33">
            <w:pPr>
              <w:cnfStyle w:val="000000100000" w:firstRow="0" w:lastRow="0" w:firstColumn="0" w:lastColumn="0" w:oddVBand="0" w:evenVBand="0" w:oddHBand="1" w:evenHBand="0" w:firstRowFirstColumn="0" w:firstRowLastColumn="0" w:lastRowFirstColumn="0" w:lastRowLastColumn="0"/>
            </w:pPr>
            <w:r>
              <w:t>Three agent types implemented (Section 3.1), each backed by a different LLM provider; PBFT three-phase consensus engine implemented (Section 3.2).</w:t>
            </w:r>
          </w:p>
        </w:tc>
        <w:tc>
          <w:tcPr>
            <w:tcW w:w="3135" w:type="dxa"/>
          </w:tcPr>
          <w:p w14:paraId="6A69FE9F" w14:textId="77777777" w:rsidR="008563F6" w:rsidRDefault="00553B33">
            <w:pPr>
              <w:cnfStyle w:val="000000100000" w:firstRow="0" w:lastRow="0" w:firstColumn="0" w:lastColumn="0" w:oddVBand="0" w:evenVBand="0" w:oddHBand="1" w:evenHBand="0" w:firstRowFirstColumn="0" w:firstRowLastColumn="0" w:lastRowFirstColumn="0" w:lastRowLastColumn="0"/>
            </w:pPr>
            <w:r>
              <w:t>Met</w:t>
            </w:r>
          </w:p>
        </w:tc>
      </w:tr>
      <w:tr w:rsidR="008563F6" w14:paraId="49C315DF"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9842560" w14:textId="77777777" w:rsidR="008563F6" w:rsidRDefault="00553B33">
            <w:r>
              <w:rPr>
                <w:b w:val="0"/>
              </w:rPr>
              <w:t>O2a. Achieve a measurable 95% automatic bug resolution rate.</w:t>
            </w:r>
          </w:p>
        </w:tc>
        <w:tc>
          <w:tcPr>
            <w:tcW w:w="3135" w:type="dxa"/>
          </w:tcPr>
          <w:p w14:paraId="1D9AACD1" w14:textId="77777777" w:rsidR="00686EE6" w:rsidRDefault="00553B33">
            <w:pPr>
              <w:cnfStyle w:val="000000010000" w:firstRow="0" w:lastRow="0" w:firstColumn="0" w:lastColumn="0" w:oddVBand="0" w:evenVBand="0" w:oddHBand="0" w:evenHBand="1" w:firstRowFirstColumn="0" w:firstRowLastColumn="0" w:lastRowFirstColumn="0" w:lastRowLastColumn="0"/>
            </w:pPr>
            <w:r>
              <w:t>Met on the safety axis</w:t>
            </w:r>
            <w:del w:id="127" w:author="Millicent  Mufambi" w:date="2026-06-02T12:54:00Z" w16du:dateUtc="2026-06-02T10:54:00Z">
              <w:r>
                <w:delText>:</w:delText>
              </w:r>
            </w:del>
            <w:ins w:id="128" w:author="Millicent  Mufambi" w:date="2026-06-02T12:54:00Z" w16du:dateUtc="2026-06-02T10:54:00Z">
              <w:r>
                <w:t xml:space="preserve"> through genuine Byzantine fault tolerance: with four independent, model-diverse validators (f = 1, quorum 3 of 4)</w:t>
              </w:r>
            </w:ins>
            <w:r>
              <w:t xml:space="preserve"> the </w:t>
            </w:r>
            <w:del w:id="129" w:author="Millicent  Mufambi" w:date="2026-06-02T12:54:00Z" w16du:dateUtc="2026-06-02T10:54:00Z">
              <w:r>
                <w:delText>consensus pipeline produced 100.0% safety (zero safety violations</w:delText>
              </w:r>
            </w:del>
            <w:ins w:id="130" w:author="Millicent  Mufambi" w:date="2026-06-02T12:54:00Z" w16du:dateUtc="2026-06-02T10:54:00Z">
              <w:r>
                <w:t>system tolerates one corrupted voter</w:t>
              </w:r>
            </w:ins>
            <w:r>
              <w:t xml:space="preserve"> across all </w:t>
            </w:r>
            <w:del w:id="131" w:author="Millicent  Mufambi" w:date="2026-06-02T12:54:00Z" w16du:dateUtc="2026-06-02T10:54:00Z">
              <w:r>
                <w:delText>90 paired bugs), comfortably above</w:delText>
              </w:r>
            </w:del>
            <w:ins w:id="132" w:author="Millicent  Mufambi" w:date="2026-06-02T12:54:00Z" w16du:dateUtc="2026-06-02T10:54:00Z">
              <w:r>
                <w:t>five fault behaviours, and an f = 2 study (n = 7, quorum 5) confirms</w:t>
              </w:r>
            </w:ins>
            <w:r>
              <w:t xml:space="preserve"> the </w:t>
            </w:r>
            <w:del w:id="133" w:author="Millicent  Mufambi" w:date="2026-06-02T12:54:00Z" w16du:dateUtc="2026-06-02T10:54:00Z">
              <w:r>
                <w:delText xml:space="preserve">95% threshold. The single-agent baseline reached 88.9% safety (11.1% </w:delText>
              </w:r>
            </w:del>
            <w:ins w:id="134" w:author="Millicent  Mufambi" w:date="2026-06-02T12:54:00Z" w16du:dateUtc="2026-06-02T10:54:00Z">
              <w:r>
                <w:t>tolerance bound is exact. On the BugsInPy subset the safety-</w:t>
              </w:r>
            </w:ins>
            <w:r>
              <w:t>violation rate</w:t>
            </w:r>
            <w:del w:id="135" w:author="Millicent  Mufambi" w:date="2026-06-02T12:54:00Z" w16du:dateUtc="2026-06-02T10:54:00Z">
              <w:r>
                <w:delText>). On the raw success axis the consensus pipeline reached 82.2% (74/90 bugs successfully repaired)</w:delText>
              </w:r>
            </w:del>
            <w:ins w:id="136" w:author="Millicent  Mufambi" w:date="2026-06-02T12:54:00Z" w16du:dateUtc="2026-06-02T10:54:00Z">
              <w:r>
                <w:t xml:space="preserve"> fell directionally from 75% to 50%</w:t>
              </w:r>
            </w:ins>
            <w:r>
              <w:t xml:space="preserve"> and the </w:t>
            </w:r>
            <w:del w:id="137" w:author="Millicent  Mufambi" w:date="2026-06-02T12:54:00Z" w16du:dateUtc="2026-06-02T10:54:00Z">
              <w:r>
                <w:delText>baseline reached 88.9% (80/90); both fall short of 95% raw success on real-world bugs but</w:delText>
              </w:r>
            </w:del>
            <w:ins w:id="138" w:author="Millicent  Mufambi" w:date="2026-06-02T12:54:00Z" w16du:dateUtc="2026-06-02T10:54:00Z">
              <w:r>
                <w:t>repair rate rose from 25% to 50% (neither significant at this sample size);</w:t>
              </w:r>
            </w:ins>
            <w:r>
              <w:t xml:space="preserve"> the </w:t>
            </w:r>
            <w:del w:id="139" w:author="Millicent  Mufambi" w:date="2026-06-02T12:54:00Z" w16du:dateUtc="2026-06-02T10:54:00Z">
              <w:r>
                <w:delText>consensus</w:delText>
              </w:r>
            </w:del>
            <w:ins w:id="140" w:author="Millicent  Mufambi" w:date="2026-06-02T12:54:00Z" w16du:dateUtc="2026-06-02T10:54:00Z">
              <w:r>
                <w:t>executable sandbox ensures no consensus-approved fix is committed unless it passes, so the</w:t>
              </w:r>
            </w:ins>
            <w:r>
              <w:t xml:space="preserve"> pipeline never commits </w:t>
            </w:r>
            <w:del w:id="141" w:author="Millicent  Mufambi" w:date="2026-06-02T12:54:00Z" w16du:dateUtc="2026-06-02T10:54:00Z">
              <w:r>
                <w:delText xml:space="preserve">to </w:delText>
              </w:r>
            </w:del>
            <w:r>
              <w:t>a wrong fix.</w:t>
            </w:r>
          </w:p>
        </w:tc>
        <w:tc>
          <w:tcPr>
            <w:tcW w:w="3135" w:type="dxa"/>
          </w:tcPr>
          <w:p w14:paraId="51E498B4" w14:textId="77777777" w:rsidR="008563F6" w:rsidRDefault="00553B33">
            <w:pPr>
              <w:cnfStyle w:val="000000010000" w:firstRow="0" w:lastRow="0" w:firstColumn="0" w:lastColumn="0" w:oddVBand="0" w:evenVBand="0" w:oddHBand="0" w:evenHBand="1" w:firstRowFirstColumn="0" w:firstRowLastColumn="0" w:lastRowFirstColumn="0" w:lastRowLastColumn="0"/>
            </w:pPr>
            <w:r>
              <w:t>Met (safety axis); partially met (success axis)</w:t>
            </w:r>
          </w:p>
        </w:tc>
      </w:tr>
      <w:tr w:rsidR="008563F6" w14:paraId="0C2CAD6B"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C2AD5BD" w14:textId="77777777" w:rsidR="008563F6" w:rsidRDefault="00553B33">
            <w:r>
              <w:rPr>
                <w:b w:val="0"/>
              </w:rPr>
              <w:t>O2b. Sub-second consensus latency.</w:t>
            </w:r>
          </w:p>
        </w:tc>
        <w:tc>
          <w:tcPr>
            <w:tcW w:w="3135" w:type="dxa"/>
          </w:tcPr>
          <w:p w14:paraId="7256A9AB" w14:textId="77777777" w:rsidR="008563F6" w:rsidRDefault="00553B33">
            <w:pPr>
              <w:cnfStyle w:val="000000100000" w:firstRow="0" w:lastRow="0" w:firstColumn="0" w:lastColumn="0" w:oddVBand="0" w:evenVBand="0" w:oddHBand="1" w:evenHBand="0" w:firstRowFirstColumn="0" w:firstRowLastColumn="0" w:lastRowFirstColumn="0" w:lastRowLastColumn="0"/>
            </w:pPr>
            <w:r>
              <w:t>The PBFT protocol layer itself meets sub-second latency (&lt;2 ms per round). End-to-end repair latency (50 s mean) is dominated by LLM API I/O and validator inference, which are outside the consensus protocol.</w:t>
            </w:r>
          </w:p>
        </w:tc>
        <w:tc>
          <w:tcPr>
            <w:tcW w:w="3135" w:type="dxa"/>
          </w:tcPr>
          <w:p w14:paraId="01B8088D" w14:textId="77777777" w:rsidR="008563F6" w:rsidRDefault="00553B33">
            <w:pPr>
              <w:cnfStyle w:val="000000100000" w:firstRow="0" w:lastRow="0" w:firstColumn="0" w:lastColumn="0" w:oddVBand="0" w:evenVBand="0" w:oddHBand="1" w:evenHBand="0" w:firstRowFirstColumn="0" w:firstRowLastColumn="0" w:lastRowFirstColumn="0" w:lastRowLastColumn="0"/>
            </w:pPr>
            <w:r>
              <w:t>Met for the protocol layer; not met end-to-end</w:t>
            </w:r>
          </w:p>
        </w:tc>
      </w:tr>
      <w:tr w:rsidR="008563F6" w14:paraId="31234DB4"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9058B16" w14:textId="77777777" w:rsidR="008563F6" w:rsidRDefault="00553B33">
            <w:r>
              <w:rPr>
                <w:b w:val="0"/>
              </w:rPr>
              <w:t>O2c. Test set of 10,000 production bugs.</w:t>
            </w:r>
          </w:p>
        </w:tc>
        <w:tc>
          <w:tcPr>
            <w:tcW w:w="3135" w:type="dxa"/>
          </w:tcPr>
          <w:p w14:paraId="54B591B7" w14:textId="77777777" w:rsidR="00686EE6" w:rsidRDefault="00553B33">
            <w:pPr>
              <w:cnfStyle w:val="000000010000" w:firstRow="0" w:lastRow="0" w:firstColumn="0" w:lastColumn="0" w:oddVBand="0" w:evenVBand="0" w:oddHBand="0" w:evenHBand="1" w:firstRowFirstColumn="0" w:firstRowLastColumn="0" w:lastRowFirstColumn="0" w:lastRowLastColumn="0"/>
            </w:pPr>
            <w:r>
              <w:t xml:space="preserve">90 bugs evaluated (40 synthetic, 20 BugsInPy real bugs from </w:t>
            </w:r>
            <w:del w:id="142" w:author="Millicent  Mufambi" w:date="2026-06-02T12:54:00Z" w16du:dateUtc="2026-06-02T10:54:00Z">
              <w:r>
                <w:delText>four open-source</w:delText>
              </w:r>
            </w:del>
            <w:ins w:id="143" w:author="Millicent  Mufambi" w:date="2026-06-02T12:54:00Z" w16du:dateUtc="2026-06-02T10:54:00Z">
              <w:r>
                <w:t>two</w:t>
              </w:r>
            </w:ins>
            <w:r>
              <w:t xml:space="preserve"> projects</w:t>
            </w:r>
            <w:del w:id="144" w:author="Millicent  Mufambi" w:date="2026-06-02T12:54:00Z" w16du:dateUtc="2026-06-02T10:54:00Z">
              <w:r>
                <w:delText>,</w:delText>
              </w:r>
            </w:del>
            <w:ins w:id="145" w:author="Millicent  Mufambi" w:date="2026-06-02T12:54:00Z" w16du:dateUtc="2026-06-02T10:54:00Z">
              <w:r>
                <w:t xml:space="preserve"> (PySnooper and ansible),</w:t>
              </w:r>
            </w:ins>
            <w:r>
              <w:t xml:space="preserve"> 30 e-commerce-domain bugs). The smaller scale reflects budget and timeline constraints of an MSc project</w:t>
            </w:r>
            <w:del w:id="146" w:author="Millicent  Mufambi" w:date="2026-06-02T12:54:00Z" w16du:dateUtc="2026-06-02T10:54:00Z">
              <w:r>
                <w:delText>; the corpus has been expanded between Phase 4 and Phase 5 of this work as scope allowed.</w:delText>
              </w:r>
            </w:del>
            <w:ins w:id="147" w:author="Millicent  Mufambi" w:date="2026-06-02T12:54:00Z" w16du:dateUtc="2026-06-02T10:54:00Z">
              <w:r>
                <w:t>.</w:t>
              </w:r>
            </w:ins>
          </w:p>
        </w:tc>
        <w:tc>
          <w:tcPr>
            <w:tcW w:w="3135" w:type="dxa"/>
          </w:tcPr>
          <w:p w14:paraId="54A3F60E" w14:textId="77777777" w:rsidR="008563F6" w:rsidRDefault="00553B33">
            <w:pPr>
              <w:cnfStyle w:val="000000010000" w:firstRow="0" w:lastRow="0" w:firstColumn="0" w:lastColumn="0" w:oddVBand="0" w:evenVBand="0" w:oddHBand="0" w:evenHBand="1" w:firstRowFirstColumn="0" w:firstRowLastColumn="0" w:lastRowFirstColumn="0" w:lastRowLastColumn="0"/>
            </w:pPr>
            <w:r>
              <w:t>Reduced scope; deferred to follow-up</w:t>
            </w:r>
          </w:p>
        </w:tc>
      </w:tr>
      <w:tr w:rsidR="008563F6" w14:paraId="22D48E65"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268CB55" w14:textId="77777777" w:rsidR="008563F6" w:rsidRDefault="00553B33">
            <w:r>
              <w:rPr>
                <w:b w:val="0"/>
              </w:rPr>
              <w:t>O3. Validate system safety through zero catastrophic failures during a 3-month deployment on a controlled e-commerce environment.</w:t>
            </w:r>
          </w:p>
        </w:tc>
        <w:tc>
          <w:tcPr>
            <w:tcW w:w="3135" w:type="dxa"/>
          </w:tcPr>
          <w:p w14:paraId="794D46A7" w14:textId="77777777" w:rsidR="008563F6" w:rsidRDefault="00553B33">
            <w:pPr>
              <w:cnfStyle w:val="000000100000" w:firstRow="0" w:lastRow="0" w:firstColumn="0" w:lastColumn="0" w:oddVBand="0" w:evenVBand="0" w:oddHBand="1" w:evenHBand="0" w:firstRowFirstColumn="0" w:firstRowLastColumn="0" w:lastRowFirstColumn="0" w:lastRowLastColumn="0"/>
            </w:pPr>
            <w:r>
              <w:t>Five Byzantine fault scenarios injected (Section 6.6), demonstrating consensus-success rate of 100% across all scenarios. A live deployment study is deferred to follow-up work.</w:t>
            </w:r>
          </w:p>
        </w:tc>
        <w:tc>
          <w:tcPr>
            <w:tcW w:w="3135" w:type="dxa"/>
          </w:tcPr>
          <w:p w14:paraId="249C7F83" w14:textId="77777777" w:rsidR="008563F6" w:rsidRDefault="00553B33">
            <w:pPr>
              <w:cnfStyle w:val="000000100000" w:firstRow="0" w:lastRow="0" w:firstColumn="0" w:lastColumn="0" w:oddVBand="0" w:evenVBand="0" w:oddHBand="1" w:evenHBand="0" w:firstRowFirstColumn="0" w:firstRowLastColumn="0" w:lastRowFirstColumn="0" w:lastRowLastColumn="0"/>
            </w:pPr>
            <w:r>
              <w:t>Partially met (fault injection done; deployment deferred)</w:t>
            </w:r>
          </w:p>
        </w:tc>
      </w:tr>
      <w:tr w:rsidR="008563F6" w14:paraId="65F3DF89"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F678F4F" w14:textId="77777777" w:rsidR="008563F6" w:rsidRDefault="00553B33">
            <w:r>
              <w:rPr>
                <w:b w:val="0"/>
              </w:rPr>
              <w:t xml:space="preserve">O4. Develop an open-source </w:t>
            </w:r>
            <w:r>
              <w:rPr>
                <w:b w:val="0"/>
              </w:rPr>
              <w:t>framework enabling adoption by e-commerce businesses, with documentation and training materials.</w:t>
            </w:r>
          </w:p>
        </w:tc>
        <w:tc>
          <w:tcPr>
            <w:tcW w:w="3135" w:type="dxa"/>
          </w:tcPr>
          <w:p w14:paraId="52F1A2A3" w14:textId="77777777" w:rsidR="008563F6" w:rsidRDefault="00553B33">
            <w:pPr>
              <w:cnfStyle w:val="000000010000" w:firstRow="0" w:lastRow="0" w:firstColumn="0" w:lastColumn="0" w:oddVBand="0" w:evenVBand="0" w:oddHBand="0" w:evenHBand="1" w:firstRowFirstColumn="0" w:firstRowLastColumn="0" w:lastRowFirstColumn="0" w:lastRowLastColumn="0"/>
            </w:pPr>
            <w:r>
              <w:t>Backend (Python, FastAPI, ~4,800 LOC) and frontend (Vue 3 dashboard, ~13 views) released at the GitHub repositories listed in Section 4; harness, datasets, and raw results released alongside.</w:t>
            </w:r>
          </w:p>
        </w:tc>
        <w:tc>
          <w:tcPr>
            <w:tcW w:w="3135" w:type="dxa"/>
          </w:tcPr>
          <w:p w14:paraId="1AF9385C" w14:textId="77777777" w:rsidR="008563F6" w:rsidRDefault="00553B33">
            <w:pPr>
              <w:cnfStyle w:val="000000010000" w:firstRow="0" w:lastRow="0" w:firstColumn="0" w:lastColumn="0" w:oddVBand="0" w:evenVBand="0" w:oddHBand="0" w:evenHBand="1" w:firstRowFirstColumn="0" w:firstRowLastColumn="0" w:lastRowFirstColumn="0" w:lastRowLastColumn="0"/>
            </w:pPr>
            <w:r>
              <w:t>Met</w:t>
            </w:r>
          </w:p>
        </w:tc>
      </w:tr>
    </w:tbl>
    <w:p w14:paraId="57D37ADC" w14:textId="77777777" w:rsidR="008563F6" w:rsidRDefault="008563F6"/>
    <w:p w14:paraId="671D3FEF" w14:textId="77777777" w:rsidR="008563F6" w:rsidRDefault="00553B33">
      <w:pPr>
        <w:spacing w:after="120"/>
        <w:jc w:val="both"/>
      </w:pPr>
      <w:r>
        <w:t>The architecture, consensus mechanism, sandbox, baseline comparison, e-commerce dataset and open-source release are delivered as proposed. The 10,000-bug scale and the three-month live deployment are out of scope here and recommended as follow-up.</w:t>
      </w:r>
    </w:p>
    <w:p w14:paraId="682A90E2" w14:textId="77777777" w:rsidR="008563F6" w:rsidRDefault="00553B33">
      <w:pPr>
        <w:keepNext/>
        <w:spacing w:before="240" w:after="120"/>
      </w:pPr>
      <w:r>
        <w:rPr>
          <w:b/>
          <w:sz w:val="24"/>
        </w:rPr>
        <w:t>5.2 Datasets</w:t>
      </w:r>
    </w:p>
    <w:p w14:paraId="44051EDE" w14:textId="77777777" w:rsidR="008563F6" w:rsidRDefault="00553B33">
      <w:pPr>
        <w:spacing w:after="120"/>
        <w:jc w:val="both"/>
      </w:pPr>
      <w:r>
        <w:rPr>
          <w:b/>
        </w:rPr>
        <w:t>Synthetic micro-benchmark (n = 40).</w:t>
      </w:r>
      <w:r>
        <w:t xml:space="preserve"> Forty hand-curated Python bugs in two tiers: 20 common one-liners (off-by-one, mutable defaults, integer division, missing None checks, identity-versus-equality, division by zero) and 20 harder logic bugs (binary-search infinite loops, topological-sort cycles, list aliasing, sliding-window and pagination mistakes). Each ships with buggy code, a stack trace, the canonical fix and an assertion suite; the sandbox runs python main.py and counts exit 0 as success.</w:t>
      </w:r>
    </w:p>
    <w:p w14:paraId="137E12A7" w14:textId="77777777" w:rsidR="008563F6" w:rsidRDefault="00553B33">
      <w:pPr>
        <w:spacing w:after="120"/>
        <w:jc w:val="both"/>
      </w:pPr>
      <w:r>
        <w:rPr>
          <w:b/>
        </w:rPr>
        <w:t>BugsInPy subset (n = 20).</w:t>
      </w:r>
      <w:r>
        <w:rPr>
          <w:b/>
          <w:rPrChange w:id="148" w:author="Millicent  Mufambi" w:date="2026-06-02T12:54:00Z" w16du:dateUtc="2026-06-02T10:54:00Z">
            <w:rPr/>
          </w:rPrChange>
        </w:rPr>
        <w:t xml:space="preserve"> </w:t>
      </w:r>
      <w:r>
        <w:t xml:space="preserve">Twenty real bugs from BugsInPy (Widyasari et al., 2020) across </w:t>
      </w:r>
      <w:del w:id="149" w:author="Millicent  Mufambi" w:date="2026-06-02T12:54:00Z" w16du:dateUtc="2026-06-02T10:54:00Z">
        <w:r>
          <w:delText>four</w:delText>
        </w:r>
      </w:del>
      <w:ins w:id="150" w:author="Millicent  Mufambi" w:date="2026-06-02T12:54:00Z" w16du:dateUtc="2026-06-02T10:54:00Z">
        <w:r>
          <w:t>two</w:t>
        </w:r>
      </w:ins>
      <w:r>
        <w:t xml:space="preserve"> projects (PySnooper, </w:t>
      </w:r>
      <w:del w:id="151" w:author="Millicent  Mufambi" w:date="2026-06-02T12:54:00Z" w16du:dateUtc="2026-06-02T10:54:00Z">
        <w:r>
          <w:delText>thefuck, tqdm, cookiecutter). Buggy</w:delText>
        </w:r>
      </w:del>
      <w:ins w:id="152" w:author="Millicent  Mufambi" w:date="2026-06-02T12:54:00Z" w16du:dateUtc="2026-06-02T10:54:00Z">
        <w:r>
          <w:t>3 bugs; ansible, 17 bugs). For each bug we reconstruct the buggy</w:t>
        </w:r>
      </w:ins>
      <w:r>
        <w:t xml:space="preserve"> and fixed </w:t>
      </w:r>
      <w:del w:id="153" w:author="Millicent  Mufambi" w:date="2026-06-02T12:54:00Z" w16du:dateUtc="2026-06-02T10:54:00Z">
        <w:r>
          <w:delText>snippets are taken</w:delText>
        </w:r>
      </w:del>
      <w:ins w:id="154" w:author="Millicent  Mufambi" w:date="2026-06-02T12:54:00Z" w16du:dateUtc="2026-06-02T10:54:00Z">
        <w:r>
          <w:t>code</w:t>
        </w:r>
      </w:ins>
      <w:r>
        <w:t xml:space="preserve"> from the </w:t>
      </w:r>
      <w:ins w:id="155" w:author="Millicent  Mufambi" w:date="2026-06-02T12:54:00Z" w16du:dateUtc="2026-06-02T10:54:00Z">
        <w:r>
          <w:t xml:space="preserve">largest hunk of its </w:t>
        </w:r>
      </w:ins>
      <w:r>
        <w:t xml:space="preserve">unified diff rather than building </w:t>
      </w:r>
      <w:del w:id="156" w:author="Millicent  Mufambi" w:date="2026-06-02T12:54:00Z" w16du:dateUtc="2026-06-02T10:54:00Z">
        <w:r>
          <w:delText>each</w:delText>
        </w:r>
      </w:del>
      <w:ins w:id="157" w:author="Millicent  Mufambi" w:date="2026-06-02T12:54:00Z" w16du:dateUtc="2026-06-02T10:54:00Z">
        <w:r>
          <w:t>the</w:t>
        </w:r>
      </w:ins>
      <w:r>
        <w:t xml:space="preserve"> project, because </w:t>
      </w:r>
      <w:del w:id="158" w:author="Millicent  Mufambi" w:date="2026-06-02T12:54:00Z" w16du:dateUtc="2026-06-02T10:54:00Z">
        <w:r>
          <w:delText>the full framework needs</w:delText>
        </w:r>
      </w:del>
      <w:ins w:id="159" w:author="Millicent  Mufambi" w:date="2026-06-02T12:54:00Z" w16du:dateUtc="2026-06-02T10:54:00Z">
        <w:r>
          <w:t>BugsInPy's</w:t>
        </w:r>
      </w:ins>
      <w:r>
        <w:t xml:space="preserve"> per-bug virtualenvs and bash scripts </w:t>
      </w:r>
      <w:del w:id="160" w:author="Millicent  Mufambi" w:date="2026-06-02T12:54:00Z" w16du:dateUtc="2026-06-02T10:54:00Z">
        <w:r>
          <w:delText xml:space="preserve">that </w:delText>
        </w:r>
      </w:del>
      <w:r>
        <w:t>do not run cleanly on Windows (Section 7</w:t>
      </w:r>
      <w:del w:id="161" w:author="Millicent  Mufambi" w:date="2026-06-02T12:54:00Z" w16du:dateUtc="2026-06-02T10:54:00Z">
        <w:r>
          <w:delText>).</w:delText>
        </w:r>
      </w:del>
      <w:ins w:id="162" w:author="Millicent  Mufambi" w:date="2026-06-02T12:54:00Z" w16du:dateUtc="2026-06-02T10:54:00Z">
        <w:r>
          <w:t>.3). We therefore do not run the projects' own pytest suites. The oracle on this set is explicit and weaker than those suites: the candidate is executed in the sandbox and a clean exit (no runtime error) counts as a pass, while ground-truth correctness is gauged by similarity to the canonical fixed hunk; a BugsInPy safety violation is therefore a consensus-approved fix that does not execute cleanly, not one that fails the project's own tests. A mapping from each case to its upstream project and bug number i</w:t>
        </w:r>
        <w:r>
          <w:t>s released with the data so the exact bugs can be located.</w:t>
        </w:r>
      </w:ins>
    </w:p>
    <w:p w14:paraId="669E48A3" w14:textId="77777777" w:rsidR="008563F6" w:rsidRDefault="00553B33">
      <w:pPr>
        <w:spacing w:after="120"/>
        <w:jc w:val="both"/>
      </w:pPr>
      <w:r>
        <w:rPr>
          <w:b/>
        </w:rPr>
        <w:t>E-commerce micro-benchmark (n = 30).</w:t>
      </w:r>
      <w:r>
        <w:t xml:space="preserve"> A purpose-built suite violating invariants central to commerce: payment idempotency, non-negative inventory, tax handling, currency rounding, discount stacking, refund caps, order-state correctness, shipping logic and loyalty integrity. Each case ships with a canonical fix and a test asserting both behaviour and invariant. This addresses the e-commerce gap and extension four.</w:t>
      </w:r>
    </w:p>
    <w:p w14:paraId="6155895A" w14:textId="77777777" w:rsidR="008563F6" w:rsidRDefault="00553B33">
      <w:pPr>
        <w:keepNext/>
        <w:spacing w:before="240" w:after="120"/>
      </w:pPr>
      <w:r>
        <w:rPr>
          <w:b/>
          <w:sz w:val="24"/>
        </w:rPr>
        <w:t>5.3 Pipelines Compared</w:t>
      </w:r>
    </w:p>
    <w:p w14:paraId="2983305E" w14:textId="77777777" w:rsidR="008563F6" w:rsidRDefault="00553B33">
      <w:pPr>
        <w:pStyle w:val="ListBullet"/>
      </w:pPr>
      <w:r>
        <w:rPr>
          <w:rPrChange w:id="163" w:author="Millicent  Mufambi" w:date="2026-06-02T12:54:00Z" w16du:dateUtc="2026-06-02T10:54:00Z">
            <w:rPr>
              <w:b/>
            </w:rPr>
          </w:rPrChange>
        </w:rPr>
        <w:t>BFT-MAS consensus mode:</w:t>
      </w:r>
      <w:r>
        <w:t xml:space="preserve"> Analyzer (Claude Sonnet 4.5</w:t>
      </w:r>
      <w:del w:id="164" w:author="Millicent  Mufambi" w:date="2026-06-02T12:54:00Z" w16du:dateUtc="2026-06-02T10:54:00Z">
        <w:r>
          <w:delText>) →</w:delText>
        </w:r>
      </w:del>
      <w:ins w:id="165" w:author="Millicent  Mufambi" w:date="2026-06-02T12:54:00Z" w16du:dateUtc="2026-06-02T10:54:00Z">
        <w:r>
          <w:t>, no vote) -&gt;</w:t>
        </w:r>
      </w:ins>
      <w:r>
        <w:t xml:space="preserve"> Healer </w:t>
      </w:r>
      <w:ins w:id="166" w:author="Millicent  Mufambi" w:date="2026-06-02T12:54:00Z" w16du:dateUtc="2026-06-02T10:54:00Z">
        <w:r>
          <w:t xml:space="preserve">/ proposer </w:t>
        </w:r>
      </w:ins>
      <w:r>
        <w:t>(GPT-4o</w:t>
      </w:r>
      <w:del w:id="167" w:author="Millicent  Mufambi" w:date="2026-06-02T12:54:00Z" w16du:dateUtc="2026-06-02T10:54:00Z">
        <w:r>
          <w:delText>) → two Ollama</w:delText>
        </w:r>
      </w:del>
      <w:ins w:id="168" w:author="Millicent  Mufambi" w:date="2026-06-02T12:54:00Z" w16du:dateUtc="2026-06-02T10:54:00Z">
        <w:r>
          <w:t>, no vote) -&gt; four independent</w:t>
        </w:r>
      </w:ins>
      <w:r>
        <w:t xml:space="preserve"> validators (</w:t>
      </w:r>
      <w:ins w:id="169" w:author="Millicent  Mufambi" w:date="2026-06-02T12:54:00Z" w16du:dateUtc="2026-06-02T10:54:00Z">
        <w:r>
          <w:t xml:space="preserve">Claude-Haiku, GPT-4o-mini, </w:t>
        </w:r>
      </w:ins>
      <w:r>
        <w:t>llama3.1:8b</w:t>
      </w:r>
      <w:del w:id="170" w:author="Millicent  Mufambi" w:date="2026-06-02T12:54:00Z" w16du:dateUtc="2026-06-02T10:54:00Z">
        <w:r>
          <w:delText>) →</w:delText>
        </w:r>
      </w:del>
      <w:ins w:id="171" w:author="Millicent  Mufambi" w:date="2026-06-02T12:54:00Z" w16du:dateUtc="2026-06-02T10:54:00Z">
        <w:r>
          <w:t>, mistral:7b) -&gt;</w:t>
        </w:r>
      </w:ins>
      <w:r>
        <w:t xml:space="preserve"> PBFT consensus </w:t>
      </w:r>
      <w:del w:id="172" w:author="Millicent  Mufambi" w:date="2026-06-02T12:54:00Z" w16du:dateUtc="2026-06-02T10:54:00Z">
        <w:r>
          <w:delText>→</w:delText>
        </w:r>
      </w:del>
      <w:ins w:id="173" w:author="Millicent  Mufambi" w:date="2026-06-02T12:54:00Z" w16du:dateUtc="2026-06-02T10:54:00Z">
        <w:r>
          <w:t>(quorum 3 of 4) -&gt;</w:t>
        </w:r>
      </w:ins>
      <w:r>
        <w:t xml:space="preserve"> sandbox, with up to three retries that feed each failure back to the healer.</w:t>
      </w:r>
    </w:p>
    <w:p w14:paraId="28E3447E" w14:textId="77777777" w:rsidR="008563F6" w:rsidRDefault="00553B33">
      <w:pPr>
        <w:pStyle w:val="ListBullet"/>
      </w:pPr>
      <w:r>
        <w:rPr>
          <w:b/>
        </w:rPr>
        <w:t>Single-agent baseline:</w:t>
      </w:r>
      <w:r>
        <w:t xml:space="preserve"> Analyzer → Healer → sandbox, no validators or consensus, with the same three-attempt retry, so the comparison isolates the consensus stage.</w:t>
      </w:r>
    </w:p>
    <w:p w14:paraId="31C74E0C" w14:textId="77777777" w:rsidR="008563F6" w:rsidRDefault="00553B33">
      <w:pPr>
        <w:spacing w:after="120"/>
        <w:jc w:val="both"/>
      </w:pPr>
      <w:r>
        <w:t>The Analyzer is shared, so both pipelines see the same bug context.</w:t>
      </w:r>
    </w:p>
    <w:p w14:paraId="4609E5A5" w14:textId="77777777" w:rsidR="008563F6" w:rsidRDefault="00553B33">
      <w:pPr>
        <w:keepNext/>
        <w:spacing w:before="240" w:after="120"/>
      </w:pPr>
      <w:r>
        <w:rPr>
          <w:b/>
          <w:sz w:val="24"/>
        </w:rPr>
        <w:t>5.4 Reputation-Weighted Voting</w:t>
      </w:r>
    </w:p>
    <w:p w14:paraId="04BBC921" w14:textId="77777777" w:rsidR="008563F6" w:rsidRDefault="00553B33">
      <w:pPr>
        <w:spacing w:after="120"/>
        <w:jc w:val="both"/>
      </w:pPr>
      <w:r>
        <w:t>The PBFT engine can optionally weight the prepare quorum by reputation: each vote counts by the agent's current reputation, scaled to two-thirds of registered weight, with reputation in [0.1, 1.0] moving at most ±0.05 per round (Abraham et al., 2008). The experiments use the unweighted 2f+1 threshold; the weighted mode is a CLI flag.</w:t>
      </w:r>
    </w:p>
    <w:p w14:paraId="331FB6D4" w14:textId="77777777" w:rsidR="008563F6" w:rsidRDefault="00553B33">
      <w:pPr>
        <w:keepNext/>
        <w:spacing w:before="240" w:after="120"/>
      </w:pPr>
      <w:r>
        <w:rPr>
          <w:b/>
          <w:sz w:val="24"/>
        </w:rPr>
        <w:t>5.5 Byzantine Fault Injection</w:t>
      </w:r>
    </w:p>
    <w:p w14:paraId="62B5B390" w14:textId="77777777" w:rsidR="008563F6" w:rsidRDefault="00553B33">
      <w:pPr>
        <w:spacing w:after="120"/>
        <w:jc w:val="both"/>
      </w:pPr>
      <w:r>
        <w:t>A ByzantineWrapper wraps any validator and forces one of five behaviours (always-reject, always-approve, random, timeout, garbage) behind the same interface, so the pipeline cannot tell it apart. With one Byzantine validator inside the f = 1 budget, the system should still hold consensus and safety.</w:t>
      </w:r>
    </w:p>
    <w:p w14:paraId="6FB67F44" w14:textId="77777777" w:rsidR="008563F6" w:rsidRDefault="00553B33">
      <w:pPr>
        <w:keepNext/>
        <w:spacing w:before="240" w:after="120"/>
      </w:pPr>
      <w:r>
        <w:rPr>
          <w:b/>
          <w:sz w:val="24"/>
        </w:rPr>
        <w:t>5.6 Metrics</w:t>
      </w:r>
    </w:p>
    <w:p w14:paraId="473D3961" w14:textId="77777777" w:rsidR="008563F6" w:rsidRDefault="00553B33">
      <w:pPr>
        <w:spacing w:after="120"/>
        <w:jc w:val="both"/>
      </w:pPr>
      <w:r>
        <w:t>We report seven metrics drawn from the BFT-evaluation literature, adapted for LLM-agent repair:</w:t>
      </w:r>
    </w:p>
    <w:p w14:paraId="12CF2AD0" w14:textId="77777777" w:rsidR="008563F6" w:rsidRDefault="00553B33">
      <w:pPr>
        <w:pPrChange w:id="174" w:author="Millicent  Mufambi" w:date="2026-06-02T12:54:00Z" w16du:dateUtc="2026-06-02T10:54:00Z">
          <w:pPr>
            <w:pStyle w:val="ListNumber"/>
          </w:pPr>
        </w:pPrChange>
      </w:pPr>
      <w:ins w:id="175" w:author="Millicent  Mufambi" w:date="2026-06-02T12:54:00Z" w16du:dateUtc="2026-06-02T10:54:00Z">
        <w:r>
          <w:t xml:space="preserve">1. </w:t>
        </w:r>
      </w:ins>
      <w:r>
        <w:rPr>
          <w:rPrChange w:id="176" w:author="Millicent  Mufambi" w:date="2026-06-02T12:54:00Z" w16du:dateUtc="2026-06-02T10:54:00Z">
            <w:rPr>
              <w:b/>
            </w:rPr>
          </w:rPrChange>
        </w:rPr>
        <w:t>Consensus throughput,</w:t>
      </w:r>
      <w:r>
        <w:t xml:space="preserve"> decisions per minute (no faults injected; nominal runs).</w:t>
      </w:r>
    </w:p>
    <w:p w14:paraId="30AA289B" w14:textId="77777777" w:rsidR="008563F6" w:rsidRDefault="00553B33">
      <w:pPr>
        <w:pPrChange w:id="177" w:author="Millicent  Mufambi" w:date="2026-06-02T12:54:00Z" w16du:dateUtc="2026-06-02T10:54:00Z">
          <w:pPr>
            <w:pStyle w:val="ListNumber"/>
          </w:pPr>
        </w:pPrChange>
      </w:pPr>
      <w:ins w:id="178" w:author="Millicent  Mufambi" w:date="2026-06-02T12:54:00Z" w16du:dateUtc="2026-06-02T10:54:00Z">
        <w:r>
          <w:t xml:space="preserve">2. </w:t>
        </w:r>
      </w:ins>
      <w:r>
        <w:rPr>
          <w:rPrChange w:id="179" w:author="Millicent  Mufambi" w:date="2026-06-02T12:54:00Z" w16du:dateUtc="2026-06-02T10:54:00Z">
            <w:rPr>
              <w:b/>
            </w:rPr>
          </w:rPrChange>
        </w:rPr>
        <w:t>Consensus latency at p50 and p99,</w:t>
      </w:r>
      <w:r>
        <w:t xml:space="preserve"> proposal-to-decision time.</w:t>
      </w:r>
    </w:p>
    <w:p w14:paraId="0AE4A13F" w14:textId="77777777" w:rsidR="008563F6" w:rsidRDefault="00553B33">
      <w:pPr>
        <w:pPrChange w:id="180" w:author="Millicent  Mufambi" w:date="2026-06-02T12:54:00Z" w16du:dateUtc="2026-06-02T10:54:00Z">
          <w:pPr>
            <w:pStyle w:val="ListNumber"/>
          </w:pPr>
        </w:pPrChange>
      </w:pPr>
      <w:ins w:id="181" w:author="Millicent  Mufambi" w:date="2026-06-02T12:54:00Z" w16du:dateUtc="2026-06-02T10:54:00Z">
        <w:r>
          <w:t xml:space="preserve">3. </w:t>
        </w:r>
      </w:ins>
      <w:r>
        <w:rPr>
          <w:rPrChange w:id="182" w:author="Millicent  Mufambi" w:date="2026-06-02T12:54:00Z" w16du:dateUtc="2026-06-02T10:54:00Z">
            <w:rPr>
              <w:b/>
            </w:rPr>
          </w:rPrChange>
        </w:rPr>
        <w:t>Consensus success rate,</w:t>
      </w:r>
      <w:r>
        <w:t xml:space="preserve"> the fraction of proposals reaching quorum within the timeout.</w:t>
      </w:r>
    </w:p>
    <w:p w14:paraId="000AA6B0" w14:textId="77777777" w:rsidR="008563F6" w:rsidRDefault="00553B33">
      <w:pPr>
        <w:pPrChange w:id="183" w:author="Millicent  Mufambi" w:date="2026-06-02T12:54:00Z" w16du:dateUtc="2026-06-02T10:54:00Z">
          <w:pPr>
            <w:pStyle w:val="ListNumber"/>
          </w:pPr>
        </w:pPrChange>
      </w:pPr>
      <w:ins w:id="184" w:author="Millicent  Mufambi" w:date="2026-06-02T12:54:00Z" w16du:dateUtc="2026-06-02T10:54:00Z">
        <w:r>
          <w:t xml:space="preserve">4. </w:t>
        </w:r>
      </w:ins>
      <w:r>
        <w:rPr>
          <w:rPrChange w:id="185" w:author="Millicent  Mufambi" w:date="2026-06-02T12:54:00Z" w16du:dateUtc="2026-06-02T10:54:00Z">
            <w:rPr>
              <w:b/>
            </w:rPr>
          </w:rPrChange>
        </w:rPr>
        <w:t>Safety violation rate,</w:t>
      </w:r>
      <w:r>
        <w:t xml:space="preserve"> approved fixes the sandbox later rejects.</w:t>
      </w:r>
    </w:p>
    <w:p w14:paraId="33A95547" w14:textId="77777777" w:rsidR="008563F6" w:rsidRDefault="00553B33">
      <w:pPr>
        <w:pPrChange w:id="186" w:author="Millicent  Mufambi" w:date="2026-06-02T12:54:00Z" w16du:dateUtc="2026-06-02T10:54:00Z">
          <w:pPr>
            <w:pStyle w:val="ListNumber"/>
          </w:pPr>
        </w:pPrChange>
      </w:pPr>
      <w:ins w:id="187" w:author="Millicent  Mufambi" w:date="2026-06-02T12:54:00Z" w16du:dateUtc="2026-06-02T10:54:00Z">
        <w:r>
          <w:t xml:space="preserve">5. </w:t>
        </w:r>
      </w:ins>
      <w:r>
        <w:rPr>
          <w:rPrChange w:id="188" w:author="Millicent  Mufambi" w:date="2026-06-02T12:54:00Z" w16du:dateUtc="2026-06-02T10:54:00Z">
            <w:rPr>
              <w:b/>
            </w:rPr>
          </w:rPrChange>
        </w:rPr>
        <w:t>Recovery time,</w:t>
      </w:r>
      <w:r>
        <w:t xml:space="preserve"> </w:t>
      </w:r>
      <w:ins w:id="189" w:author="Millicent  Mufambi" w:date="2026-06-02T12:54:00Z" w16du:dateUtc="2026-06-02T10:54:00Z">
        <w:r>
          <w:t xml:space="preserve">from </w:t>
        </w:r>
      </w:ins>
      <w:r>
        <w:t xml:space="preserve">fault detection to </w:t>
      </w:r>
      <w:del w:id="190" w:author="Millicent  Mufambi" w:date="2026-06-02T12:54:00Z" w16du:dateUtc="2026-06-02T10:54:00Z">
        <w:r>
          <w:delText>normal</w:delText>
        </w:r>
      </w:del>
      <w:ins w:id="191" w:author="Millicent  Mufambi" w:date="2026-06-02T12:54:00Z" w16du:dateUtc="2026-06-02T10:54:00Z">
        <w:r>
          <w:t>restored</w:t>
        </w:r>
      </w:ins>
      <w:r>
        <w:t xml:space="preserve"> operation; </w:t>
      </w:r>
      <w:del w:id="192" w:author="Millicent  Mufambi" w:date="2026-06-02T12:54:00Z" w16du:dateUtc="2026-06-02T10:54:00Z">
        <w:r>
          <w:delText>reported as zero (</w:delText>
        </w:r>
      </w:del>
      <w:r>
        <w:t xml:space="preserve">not </w:t>
      </w:r>
      <w:del w:id="193" w:author="Millicent  Mufambi" w:date="2026-06-02T12:54:00Z" w16du:dateUtc="2026-06-02T10:54:00Z">
        <w:r>
          <w:delText>exercised</w:delText>
        </w:r>
      </w:del>
      <w:ins w:id="194" w:author="Millicent  Mufambi" w:date="2026-06-02T12:54:00Z" w16du:dateUtc="2026-06-02T10:54:00Z">
        <w:r>
          <w:t>measured</w:t>
        </w:r>
      </w:ins>
      <w:r>
        <w:t xml:space="preserve"> here</w:t>
      </w:r>
      <w:ins w:id="195" w:author="Millicent  Mufambi" w:date="2026-06-02T12:54:00Z" w16du:dateUtc="2026-06-02T10:54:00Z">
        <w:r>
          <w:t>, as faults are static within a run, with continuous-fault recovery left to future work (Section 8.2</w:t>
        </w:r>
      </w:ins>
      <w:r>
        <w:t>).</w:t>
      </w:r>
    </w:p>
    <w:p w14:paraId="02394623" w14:textId="77777777" w:rsidR="008563F6" w:rsidRDefault="00553B33">
      <w:pPr>
        <w:pPrChange w:id="196" w:author="Millicent  Mufambi" w:date="2026-06-02T12:54:00Z" w16du:dateUtc="2026-06-02T10:54:00Z">
          <w:pPr>
            <w:pStyle w:val="ListNumber"/>
          </w:pPr>
        </w:pPrChange>
      </w:pPr>
      <w:ins w:id="197" w:author="Millicent  Mufambi" w:date="2026-06-02T12:54:00Z" w16du:dateUtc="2026-06-02T10:54:00Z">
        <w:r>
          <w:t xml:space="preserve">6. </w:t>
        </w:r>
      </w:ins>
      <w:r>
        <w:rPr>
          <w:rPrChange w:id="198" w:author="Millicent  Mufambi" w:date="2026-06-02T12:54:00Z" w16du:dateUtc="2026-06-02T10:54:00Z">
            <w:rPr>
              <w:b/>
            </w:rPr>
          </w:rPrChange>
        </w:rPr>
        <w:t>Agent agreement rate,</w:t>
      </w:r>
      <w:r>
        <w:t xml:space="preserve"> rounds in which all non-faulty agents voted alike.</w:t>
      </w:r>
    </w:p>
    <w:p w14:paraId="6A445673" w14:textId="77777777" w:rsidR="008563F6" w:rsidRDefault="00553B33">
      <w:pPr>
        <w:pPrChange w:id="199" w:author="Millicent  Mufambi" w:date="2026-06-02T12:54:00Z" w16du:dateUtc="2026-06-02T10:54:00Z">
          <w:pPr>
            <w:pStyle w:val="ListNumber"/>
          </w:pPr>
        </w:pPrChange>
      </w:pPr>
      <w:del w:id="200" w:author="Millicent  Mufambi" w:date="2026-06-02T12:54:00Z" w16du:dateUtc="2026-06-02T10:54:00Z">
        <w:r>
          <w:rPr>
            <w:b/>
          </w:rPr>
          <w:delText>F1 score</w:delText>
        </w:r>
      </w:del>
      <w:ins w:id="201" w:author="Millicent  Mufambi" w:date="2026-06-02T12:54:00Z" w16du:dateUtc="2026-06-02T10:54:00Z">
        <w:r>
          <w:t>7. Ground-truth accuracy:</w:t>
        </w:r>
      </w:ins>
      <w:r>
        <w:t xml:space="preserve"> on the synthetic </w:t>
      </w:r>
      <w:del w:id="202" w:author="Millicent  Mufambi" w:date="2026-06-02T12:54:00Z" w16du:dateUtc="2026-06-02T10:54:00Z">
        <w:r>
          <w:delText>set;</w:delText>
        </w:r>
      </w:del>
      <w:ins w:id="203" w:author="Millicent  Mufambi" w:date="2026-06-02T12:54:00Z" w16du:dateUtc="2026-06-02T10:54:00Z">
        <w:r>
          <w:t>and e-commerce sets, the fraction of fixes matching the canonical (reported as ground-truth accuracy in Table 4);</w:t>
        </w:r>
      </w:ins>
      <w:r>
        <w:t xml:space="preserve"> on BugsInPy, </w:t>
      </w:r>
      <w:del w:id="204" w:author="Millicent  Mufambi" w:date="2026-06-02T12:54:00Z" w16du:dateUtc="2026-06-02T10:54:00Z">
        <w:r>
          <w:delText xml:space="preserve">fix </w:delText>
        </w:r>
      </w:del>
      <w:r>
        <w:t>similarity to the diff-extracted canonical</w:t>
      </w:r>
      <w:ins w:id="205" w:author="Millicent  Mufambi" w:date="2026-06-02T12:54:00Z" w16du:dateUtc="2026-06-02T10:54:00Z">
        <w:r>
          <w:t xml:space="preserve"> hunk</w:t>
        </w:r>
      </w:ins>
      <w:r>
        <w:t>.</w:t>
      </w:r>
    </w:p>
    <w:p w14:paraId="5AB55A49" w14:textId="77777777" w:rsidR="008563F6" w:rsidRDefault="00553B33">
      <w:pPr>
        <w:spacing w:after="120"/>
        <w:jc w:val="both"/>
      </w:pPr>
      <w:r>
        <w:t>We add one more, mean pairwise validator agreement, the share of cases in which any two validators voted alike, a direct response to extension two and the diversity gap.</w:t>
      </w:r>
    </w:p>
    <w:p w14:paraId="7A55918F" w14:textId="77777777" w:rsidR="008563F6" w:rsidRDefault="00553B33">
      <w:pPr>
        <w:keepNext/>
        <w:spacing w:before="240" w:after="120"/>
      </w:pPr>
      <w:r>
        <w:rPr>
          <w:b/>
          <w:sz w:val="24"/>
        </w:rPr>
        <w:t>5.7 Statistical Test</w:t>
      </w:r>
    </w:p>
    <w:p w14:paraId="3FBE227F" w14:textId="77777777" w:rsidR="008563F6" w:rsidRDefault="00553B33">
      <w:pPr>
        <w:spacing w:after="120"/>
        <w:jc w:val="both"/>
      </w:pPr>
      <w:r>
        <w:t>Each bug is a paired observation, consensus versus single-agent</w:t>
      </w:r>
      <w:del w:id="206" w:author="Millicent  Mufambi" w:date="2026-06-02T12:54:00Z" w16du:dateUtc="2026-06-02T10:54:00Z">
        <w:r>
          <w:delText>, and we apply the Wilcoxon signed-rank test to the safety-violation and success differences, reporting the z-statistic and two-tailed p-value</w:delText>
        </w:r>
      </w:del>
      <w:ins w:id="207" w:author="Millicent  Mufambi" w:date="2026-06-02T12:54:00Z" w16du:dateUtc="2026-06-02T10:54:00Z">
        <w:r>
          <w:t>. Because the safety outcome is binary, McNemar's exact test on the discordant pairs is our primary test; we report the absolute risk reduction with a 95% confidence interval and include a Wilcoxon signed-rank test only as a confirmatory check, since on binary data it reduces to a sign test</w:t>
        </w:r>
      </w:ins>
      <w:r>
        <w:t>.</w:t>
      </w:r>
    </w:p>
    <w:p w14:paraId="7C3E2C3D" w14:textId="77777777" w:rsidR="008563F6" w:rsidRDefault="00553B33">
      <w:pPr>
        <w:keepNext/>
        <w:spacing w:before="240" w:after="120"/>
      </w:pPr>
      <w:r>
        <w:rPr>
          <w:b/>
          <w:sz w:val="24"/>
        </w:rPr>
        <w:t>5.8 Hardware and Runtime Configuration</w:t>
      </w:r>
    </w:p>
    <w:p w14:paraId="783412A6" w14:textId="77777777" w:rsidR="008563F6" w:rsidRDefault="00553B33">
      <w:pPr>
        <w:spacing w:after="120"/>
        <w:jc w:val="both"/>
      </w:pPr>
      <w:r>
        <w:t xml:space="preserve">All runs used one HP EliteBook 865 G11 laptop (Windows 11, AMD Ryzen 7 8840HS, 8 cores, 64 GB RAM, no discrete GPU). Ollama validators ran on the CPU; the Claude and GPT-4o clients used their public cloud APIs. </w:t>
      </w:r>
      <w:del w:id="208" w:author="Millicent  Mufambi" w:date="2026-06-02T12:54:00Z" w16du:dateUtc="2026-06-02T10:54:00Z">
        <w:r>
          <w:delText>No temperatures or seeds were varied across modes</w:delText>
        </w:r>
      </w:del>
      <w:ins w:id="209" w:author="Millicent  Mufambi" w:date="2026-06-02T12:54:00Z" w16du:dateUtc="2026-06-02T10:54:00Z">
        <w:r>
          <w:t>The exact model versions, decoding parameters and seeds are given in Section 5.9</w:t>
        </w:r>
      </w:ins>
      <w:r>
        <w:t>.</w:t>
      </w:r>
    </w:p>
    <w:p w14:paraId="00BC5921" w14:textId="77777777" w:rsidR="008563F6" w:rsidRDefault="00553B33">
      <w:pPr>
        <w:spacing w:after="120"/>
        <w:jc w:val="both"/>
        <w:rPr>
          <w:ins w:id="210" w:author="Millicent  Mufambi" w:date="2026-06-02T12:54:00Z" w16du:dateUtc="2026-06-02T10:54:00Z"/>
        </w:rPr>
      </w:pPr>
      <w:ins w:id="211" w:author="Millicent  Mufambi" w:date="2026-06-02T12:54:00Z" w16du:dateUtc="2026-06-02T10:54:00Z">
        <w:r>
          <w:rPr>
            <w:b/>
          </w:rPr>
          <w:t>5.9 Reproducibility configuration</w:t>
        </w:r>
      </w:ins>
    </w:p>
    <w:p w14:paraId="54B3ECFA" w14:textId="77777777" w:rsidR="008563F6" w:rsidRDefault="00553B33">
      <w:pPr>
        <w:spacing w:after="120"/>
        <w:jc w:val="both"/>
        <w:rPr>
          <w:ins w:id="212" w:author="Millicent  Mufambi" w:date="2026-06-02T12:54:00Z" w16du:dateUtc="2026-06-02T10:54:00Z"/>
        </w:rPr>
      </w:pPr>
      <w:ins w:id="213" w:author="Millicent  Mufambi" w:date="2026-06-02T12:54:00Z" w16du:dateUtc="2026-06-02T10:54:00Z">
        <w:r>
          <w:t>For exact reproduction we report the full configuration. The analyzer used Anthropic claude-sonnet-4-5-20250929 at temperature 0.3 (no vote); the healer and proposer used OpenAI gpt-4o at temperature 0.7 (no vote); and the four independent validators were Claude-Haiku and GPT-4o-mini (cloud) together with llama3.1:8b and mistral:7b served locally by Ollama (image digest 46e0c10c039e), all at low temperature (0.1). All agents used a 2,048-token output budget and a 30 s per-call timeout, with top_p and the fr</w:t>
        </w:r>
        <w:r>
          <w:t>equency and presence penalties left at provider defaults. Anthropic exposes no seed parameter; for OpenAI and Ollama we pin the decoding seed, and the seeds we used are released with the data. The sandbox runs under Docker 29.0.1 with networking disabled, a 512 MB memory cap and one CPU, using python:3.11-slim for Python and eclipse-temurin:17-jdk for Java, and falls back to an isolated subprocess when Docker is absent. Each bug was run once per mode, which we list as a limitation in Section 7.3; to bound r</w:t>
        </w:r>
        <w:r>
          <w:t>un-to-run variance we additionally repeated a ten-bug subset three times (Section 6.11). A mapping from each BugsInPy case to its upstream project and bug number is released with the data so the exact real bugs can be located, and the three agent prompts are released verbatim. Each canonical fix in the synthetic and e-commerce sets was checked by hand against its assertion suite, so a sandbox pass reflects intended behaviour rather than a weak test. The headline ablation (Sections 6.1 to 6.8) was produced b</w:t>
        </w:r>
        <w:r>
          <w:t>y a single benchmark batch under the released code revision; because the agents are non-deterministic, an independent rerun will differ in detail, and we characterise that run-to-run variation in Section 6.11 rather than asserting bit-exact reproducibility.</w:t>
        </w:r>
      </w:ins>
    </w:p>
    <w:p w14:paraId="1597102F" w14:textId="77777777" w:rsidR="008563F6" w:rsidRDefault="00553B33">
      <w:pPr>
        <w:spacing w:after="120"/>
        <w:jc w:val="both"/>
        <w:rPr>
          <w:ins w:id="214" w:author="Millicent  Mufambi" w:date="2026-06-02T12:54:00Z" w16du:dateUtc="2026-06-02T10:54:00Z"/>
        </w:rPr>
      </w:pPr>
      <w:ins w:id="215" w:author="Millicent  Mufambi" w:date="2026-06-02T12:54:00Z" w16du:dateUtc="2026-06-02T10:54:00Z">
        <w:r>
          <w:rPr>
            <w:b/>
          </w:rPr>
          <w:t>5.10 Semantic-equivalence quorum protocol</w:t>
        </w:r>
      </w:ins>
    </w:p>
    <w:p w14:paraId="5F54A673" w14:textId="77777777" w:rsidR="008563F6" w:rsidRDefault="00553B33">
      <w:pPr>
        <w:spacing w:after="120"/>
        <w:jc w:val="both"/>
        <w:rPr>
          <w:ins w:id="216" w:author="Millicent  Mufambi" w:date="2026-06-02T12:54:00Z" w16du:dateUtc="2026-06-02T10:54:00Z"/>
        </w:rPr>
      </w:pPr>
      <w:ins w:id="217" w:author="Millicent  Mufambi" w:date="2026-06-02T12:54:00Z" w16du:dateUtc="2026-06-02T10:54:00Z">
        <w:r>
          <w:t xml:space="preserve">To test the quorum rule directly, separately from the safety pipeline, we ask four heterogeneous proposers across three Ollama families (llama3.1:8b, codellama:7b, mistral:7b, and a second llama3.1:8b) to generate a fix for each bug independently. We then ask whether 2f+1 = 3 of them can agree under two rules. The exact rule treats two fixes as equal only if their source text matches after whitespace normalisation. The semantic rule treats two fixes as equal if they produce the same behaviour when executed </w:t>
        </w:r>
        <w:r>
          <w:t>against the bug's self-checking test, so all passing fixes form one class regardless of their text. A quorum exists when the largest class reaches three. Decoding used temperature 0.7 with a fixed seed. These proposers are deliberately weaker than the GPT-4o healer of the safety pipeline; the aim is to stress the agreement rule under genuine heterogeneity, not to maximise repair quality.</w:t>
        </w:r>
      </w:ins>
    </w:p>
    <w:p w14:paraId="4D827FA4" w14:textId="77777777" w:rsidR="008563F6" w:rsidRDefault="00553B33">
      <w:pPr>
        <w:keepNext/>
        <w:spacing w:before="240" w:after="120"/>
      </w:pPr>
      <w:r>
        <w:rPr>
          <w:b/>
          <w:sz w:val="28"/>
        </w:rPr>
        <w:t>6. RESULTS</w:t>
      </w:r>
    </w:p>
    <w:p w14:paraId="226785B4" w14:textId="77777777" w:rsidR="008563F6" w:rsidRDefault="00553B33">
      <w:pPr>
        <w:spacing w:after="120"/>
        <w:jc w:val="both"/>
      </w:pPr>
      <w:r>
        <w:t>The experiments ran 180 repair attempts over 90 unique bugs (40 synthetic, 20 BugsInPy, 30 e-commerce) in two modes, plus a 10-case fault-injection scenario on the e-commerce set, about 120 minutes of wall-clock time. All raw data is released with the paper.</w:t>
      </w:r>
    </w:p>
    <w:p w14:paraId="78811D09" w14:textId="77777777" w:rsidR="008563F6" w:rsidRDefault="00553B33">
      <w:pPr>
        <w:keepNext/>
        <w:spacing w:before="240" w:after="120"/>
      </w:pPr>
      <w:r>
        <w:rPr>
          <w:b/>
          <w:sz w:val="24"/>
        </w:rPr>
        <w:t>6.1 Per-Dataset Summary</w:t>
      </w:r>
    </w:p>
    <w:p w14:paraId="0C43C986" w14:textId="77777777" w:rsidR="008563F6" w:rsidRDefault="00553B33">
      <w:pPr>
        <w:spacing w:after="120"/>
        <w:jc w:val="both"/>
      </w:pPr>
      <w:r>
        <w:rPr>
          <w:b/>
        </w:rPr>
        <w:t>Table 4</w:t>
      </w:r>
    </w:p>
    <w:p w14:paraId="1F96D8D9" w14:textId="77777777" w:rsidR="008563F6" w:rsidRDefault="00553B33">
      <w:pPr>
        <w:spacing w:after="120"/>
        <w:jc w:val="both"/>
      </w:pPr>
      <w:r>
        <w:rPr>
          <w:b/>
        </w:rPr>
        <w:t>PER-DATASET, PER-MODE SUMMARY (n VARIES PER CELL)</w:t>
      </w:r>
    </w:p>
    <w:tbl>
      <w:tblPr>
        <w:tblStyle w:val="LightGrid-Accent1"/>
        <w:tblW w:w="0" w:type="auto"/>
        <w:tblLook w:val="04A0" w:firstRow="1" w:lastRow="0" w:firstColumn="1" w:lastColumn="0" w:noHBand="0" w:noVBand="1"/>
      </w:tblPr>
      <w:tblGrid>
        <w:gridCol w:w="1299"/>
        <w:gridCol w:w="1296"/>
        <w:gridCol w:w="1270"/>
        <w:gridCol w:w="1270"/>
        <w:gridCol w:w="1553"/>
        <w:gridCol w:w="1664"/>
        <w:gridCol w:w="1270"/>
      </w:tblGrid>
      <w:tr w:rsidR="008563F6" w14:paraId="54E5E455"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909B506" w14:textId="77777777" w:rsidR="008563F6" w:rsidRDefault="00553B33">
            <w:pPr>
              <w:jc w:val="center"/>
            </w:pPr>
            <w:r>
              <w:t>Dataset (n paired)</w:t>
            </w:r>
          </w:p>
        </w:tc>
        <w:tc>
          <w:tcPr>
            <w:tcW w:w="1344" w:type="dxa"/>
          </w:tcPr>
          <w:p w14:paraId="0472B03A"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Mode</w:t>
            </w:r>
          </w:p>
        </w:tc>
        <w:tc>
          <w:tcPr>
            <w:tcW w:w="1344" w:type="dxa"/>
          </w:tcPr>
          <w:p w14:paraId="3EDF5D17"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Success rate</w:t>
            </w:r>
          </w:p>
        </w:tc>
        <w:tc>
          <w:tcPr>
            <w:tcW w:w="1344" w:type="dxa"/>
          </w:tcPr>
          <w:p w14:paraId="1A0301CA"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Safety violation rate</w:t>
            </w:r>
          </w:p>
        </w:tc>
        <w:tc>
          <w:tcPr>
            <w:tcW w:w="1344" w:type="dxa"/>
          </w:tcPr>
          <w:p w14:paraId="00687256"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Mean latency (ms)</w:t>
            </w:r>
          </w:p>
        </w:tc>
        <w:tc>
          <w:tcPr>
            <w:tcW w:w="1344" w:type="dxa"/>
          </w:tcPr>
          <w:p w14:paraId="41F6F973"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Latency p99 (ms)</w:t>
            </w:r>
          </w:p>
        </w:tc>
        <w:tc>
          <w:tcPr>
            <w:tcW w:w="1344" w:type="dxa"/>
          </w:tcPr>
          <w:p w14:paraId="3ACC9110"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Ground-truth accuracy</w:t>
            </w:r>
          </w:p>
        </w:tc>
      </w:tr>
      <w:tr w:rsidR="008563F6" w14:paraId="4118DDF8"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27582B3" w14:textId="77777777" w:rsidR="008563F6" w:rsidRDefault="00553B33">
            <w:r>
              <w:rPr>
                <w:b w:val="0"/>
              </w:rPr>
              <w:t>Synthetic (n=40)</w:t>
            </w:r>
          </w:p>
        </w:tc>
        <w:tc>
          <w:tcPr>
            <w:tcW w:w="1344" w:type="dxa"/>
          </w:tcPr>
          <w:p w14:paraId="4123BD22" w14:textId="77777777" w:rsidR="008563F6" w:rsidRDefault="00553B33">
            <w:pPr>
              <w:cnfStyle w:val="000000100000" w:firstRow="0" w:lastRow="0" w:firstColumn="0" w:lastColumn="0" w:oddVBand="0" w:evenVBand="0" w:oddHBand="1" w:evenHBand="0" w:firstRowFirstColumn="0" w:firstRowLastColumn="0" w:lastRowFirstColumn="0" w:lastRowLastColumn="0"/>
            </w:pPr>
            <w:r>
              <w:t>BFT-MAS consensus</w:t>
            </w:r>
          </w:p>
        </w:tc>
        <w:tc>
          <w:tcPr>
            <w:tcW w:w="1344" w:type="dxa"/>
          </w:tcPr>
          <w:p w14:paraId="131B8C5C" w14:textId="77777777" w:rsidR="008563F6" w:rsidRDefault="00553B33">
            <w:pPr>
              <w:cnfStyle w:val="000000100000" w:firstRow="0" w:lastRow="0" w:firstColumn="0" w:lastColumn="0" w:oddVBand="0" w:evenVBand="0" w:oddHBand="1" w:evenHBand="0" w:firstRowFirstColumn="0" w:firstRowLastColumn="0" w:lastRowFirstColumn="0" w:lastRowLastColumn="0"/>
            </w:pPr>
            <w:r>
              <w:t>1.000</w:t>
            </w:r>
          </w:p>
        </w:tc>
        <w:tc>
          <w:tcPr>
            <w:tcW w:w="1344" w:type="dxa"/>
          </w:tcPr>
          <w:p w14:paraId="22E45215" w14:textId="77777777" w:rsidR="008563F6" w:rsidRDefault="00553B33">
            <w:pPr>
              <w:cnfStyle w:val="000000100000" w:firstRow="0" w:lastRow="0" w:firstColumn="0" w:lastColumn="0" w:oddVBand="0" w:evenVBand="0" w:oddHBand="1" w:evenHBand="0" w:firstRowFirstColumn="0" w:firstRowLastColumn="0" w:lastRowFirstColumn="0" w:lastRowLastColumn="0"/>
            </w:pPr>
            <w:r>
              <w:t>0.000</w:t>
            </w:r>
          </w:p>
        </w:tc>
        <w:tc>
          <w:tcPr>
            <w:tcW w:w="1344" w:type="dxa"/>
          </w:tcPr>
          <w:p w14:paraId="2C2DACFF" w14:textId="77777777" w:rsidR="008563F6" w:rsidRDefault="00553B33">
            <w:pPr>
              <w:cnfStyle w:val="000000100000" w:firstRow="0" w:lastRow="0" w:firstColumn="0" w:lastColumn="0" w:oddVBand="0" w:evenVBand="0" w:oddHBand="1" w:evenHBand="0" w:firstRowFirstColumn="0" w:firstRowLastColumn="0" w:lastRowFirstColumn="0" w:lastRowLastColumn="0"/>
            </w:pPr>
            <w:r>
              <w:t>44,490</w:t>
            </w:r>
          </w:p>
        </w:tc>
        <w:tc>
          <w:tcPr>
            <w:tcW w:w="1344" w:type="dxa"/>
          </w:tcPr>
          <w:p w14:paraId="6F528368" w14:textId="77777777" w:rsidR="008563F6" w:rsidRDefault="00553B33">
            <w:pPr>
              <w:cnfStyle w:val="000000100000" w:firstRow="0" w:lastRow="0" w:firstColumn="0" w:lastColumn="0" w:oddVBand="0" w:evenVBand="0" w:oddHBand="1" w:evenHBand="0" w:firstRowFirstColumn="0" w:firstRowLastColumn="0" w:lastRowFirstColumn="0" w:lastRowLastColumn="0"/>
            </w:pPr>
            <w:r>
              <w:t>85,950</w:t>
            </w:r>
          </w:p>
        </w:tc>
        <w:tc>
          <w:tcPr>
            <w:tcW w:w="1344" w:type="dxa"/>
          </w:tcPr>
          <w:p w14:paraId="4B8825A4" w14:textId="77777777" w:rsidR="008563F6" w:rsidRDefault="00553B33">
            <w:pPr>
              <w:cnfStyle w:val="000000100000" w:firstRow="0" w:lastRow="0" w:firstColumn="0" w:lastColumn="0" w:oddVBand="0" w:evenVBand="0" w:oddHBand="1" w:evenHBand="0" w:firstRowFirstColumn="0" w:firstRowLastColumn="0" w:lastRowFirstColumn="0" w:lastRowLastColumn="0"/>
            </w:pPr>
            <w:r>
              <w:t>1.000</w:t>
            </w:r>
          </w:p>
        </w:tc>
      </w:tr>
      <w:tr w:rsidR="008563F6" w14:paraId="58C4CDD6"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2084151" w14:textId="77777777" w:rsidR="008563F6" w:rsidRDefault="00553B33">
            <w:r>
              <w:rPr>
                <w:b w:val="0"/>
              </w:rPr>
              <w:t>Synthetic (n=40)</w:t>
            </w:r>
          </w:p>
        </w:tc>
        <w:tc>
          <w:tcPr>
            <w:tcW w:w="1344" w:type="dxa"/>
          </w:tcPr>
          <w:p w14:paraId="41BEB28B" w14:textId="77777777" w:rsidR="008563F6" w:rsidRDefault="00553B33">
            <w:pPr>
              <w:cnfStyle w:val="000000010000" w:firstRow="0" w:lastRow="0" w:firstColumn="0" w:lastColumn="0" w:oddVBand="0" w:evenVBand="0" w:oddHBand="0" w:evenHBand="1" w:firstRowFirstColumn="0" w:firstRowLastColumn="0" w:lastRowFirstColumn="0" w:lastRowLastColumn="0"/>
            </w:pPr>
            <w:r>
              <w:t>Single-agent baseline</w:t>
            </w:r>
          </w:p>
        </w:tc>
        <w:tc>
          <w:tcPr>
            <w:tcW w:w="1344" w:type="dxa"/>
          </w:tcPr>
          <w:p w14:paraId="4BD44A8C" w14:textId="77777777" w:rsidR="008563F6" w:rsidRDefault="00553B33">
            <w:pPr>
              <w:cnfStyle w:val="000000010000" w:firstRow="0" w:lastRow="0" w:firstColumn="0" w:lastColumn="0" w:oddVBand="0" w:evenVBand="0" w:oddHBand="0" w:evenHBand="1" w:firstRowFirstColumn="0" w:firstRowLastColumn="0" w:lastRowFirstColumn="0" w:lastRowLastColumn="0"/>
            </w:pPr>
            <w:r>
              <w:t>1.000</w:t>
            </w:r>
          </w:p>
        </w:tc>
        <w:tc>
          <w:tcPr>
            <w:tcW w:w="1344" w:type="dxa"/>
          </w:tcPr>
          <w:p w14:paraId="2A3CC4B6" w14:textId="77777777" w:rsidR="008563F6" w:rsidRDefault="00553B33">
            <w:pPr>
              <w:cnfStyle w:val="000000010000" w:firstRow="0" w:lastRow="0" w:firstColumn="0" w:lastColumn="0" w:oddVBand="0" w:evenVBand="0" w:oddHBand="0" w:evenHBand="1" w:firstRowFirstColumn="0" w:firstRowLastColumn="0" w:lastRowFirstColumn="0" w:lastRowLastColumn="0"/>
            </w:pPr>
            <w:r>
              <w:t>0.000</w:t>
            </w:r>
          </w:p>
        </w:tc>
        <w:tc>
          <w:tcPr>
            <w:tcW w:w="1344" w:type="dxa"/>
          </w:tcPr>
          <w:p w14:paraId="78534A83" w14:textId="77777777" w:rsidR="008563F6" w:rsidRDefault="00553B33">
            <w:pPr>
              <w:cnfStyle w:val="000000010000" w:firstRow="0" w:lastRow="0" w:firstColumn="0" w:lastColumn="0" w:oddVBand="0" w:evenVBand="0" w:oddHBand="0" w:evenHBand="1" w:firstRowFirstColumn="0" w:firstRowLastColumn="0" w:lastRowFirstColumn="0" w:lastRowLastColumn="0"/>
            </w:pPr>
            <w:r>
              <w:t>14,595</w:t>
            </w:r>
          </w:p>
        </w:tc>
        <w:tc>
          <w:tcPr>
            <w:tcW w:w="1344" w:type="dxa"/>
          </w:tcPr>
          <w:p w14:paraId="2E5E7FF9" w14:textId="77777777" w:rsidR="008563F6" w:rsidRDefault="00553B33">
            <w:pPr>
              <w:cnfStyle w:val="000000010000" w:firstRow="0" w:lastRow="0" w:firstColumn="0" w:lastColumn="0" w:oddVBand="0" w:evenVBand="0" w:oddHBand="0" w:evenHBand="1" w:firstRowFirstColumn="0" w:firstRowLastColumn="0" w:lastRowFirstColumn="0" w:lastRowLastColumn="0"/>
            </w:pPr>
            <w:r>
              <w:t>25,132</w:t>
            </w:r>
          </w:p>
        </w:tc>
        <w:tc>
          <w:tcPr>
            <w:tcW w:w="1344" w:type="dxa"/>
          </w:tcPr>
          <w:p w14:paraId="7A603B03" w14:textId="77777777" w:rsidR="008563F6" w:rsidRDefault="00553B33">
            <w:pPr>
              <w:cnfStyle w:val="000000010000" w:firstRow="0" w:lastRow="0" w:firstColumn="0" w:lastColumn="0" w:oddVBand="0" w:evenVBand="0" w:oddHBand="0" w:evenHBand="1" w:firstRowFirstColumn="0" w:firstRowLastColumn="0" w:lastRowFirstColumn="0" w:lastRowLastColumn="0"/>
            </w:pPr>
            <w:r>
              <w:t>1.000</w:t>
            </w:r>
          </w:p>
        </w:tc>
      </w:tr>
      <w:tr w:rsidR="008563F6" w14:paraId="3CEDA8B5"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1196C60" w14:textId="77777777" w:rsidR="008563F6" w:rsidRDefault="00553B33">
            <w:r>
              <w:rPr>
                <w:b w:val="0"/>
              </w:rPr>
              <w:t>BugsInPy (n=20)</w:t>
            </w:r>
          </w:p>
        </w:tc>
        <w:tc>
          <w:tcPr>
            <w:tcW w:w="1344" w:type="dxa"/>
          </w:tcPr>
          <w:p w14:paraId="175F6C5B" w14:textId="77777777" w:rsidR="008563F6" w:rsidRDefault="00553B33">
            <w:pPr>
              <w:cnfStyle w:val="000000100000" w:firstRow="0" w:lastRow="0" w:firstColumn="0" w:lastColumn="0" w:oddVBand="0" w:evenVBand="0" w:oddHBand="1" w:evenHBand="0" w:firstRowFirstColumn="0" w:firstRowLastColumn="0" w:lastRowFirstColumn="0" w:lastRowLastColumn="0"/>
            </w:pPr>
            <w:r>
              <w:t>BFT-MAS consensus</w:t>
            </w:r>
          </w:p>
        </w:tc>
        <w:tc>
          <w:tcPr>
            <w:tcW w:w="1344" w:type="dxa"/>
          </w:tcPr>
          <w:p w14:paraId="42CC8B7E" w14:textId="77777777" w:rsidR="00686EE6" w:rsidRDefault="00553B33">
            <w:pPr>
              <w:cnfStyle w:val="000000100000" w:firstRow="0" w:lastRow="0" w:firstColumn="0" w:lastColumn="0" w:oddVBand="0" w:evenVBand="0" w:oddHBand="1" w:evenHBand="0" w:firstRowFirstColumn="0" w:firstRowLastColumn="0" w:lastRowFirstColumn="0" w:lastRowLastColumn="0"/>
            </w:pPr>
            <w:r>
              <w:t>0.</w:t>
            </w:r>
            <w:del w:id="218" w:author="Millicent  Mufambi" w:date="2026-06-02T12:54:00Z" w16du:dateUtc="2026-06-02T10:54:00Z">
              <w:r>
                <w:delText>200</w:delText>
              </w:r>
            </w:del>
            <w:ins w:id="219" w:author="Millicent  Mufambi" w:date="2026-06-02T12:54:00Z" w16du:dateUtc="2026-06-02T10:54:00Z">
              <w:r>
                <w:t>500</w:t>
              </w:r>
            </w:ins>
          </w:p>
        </w:tc>
        <w:tc>
          <w:tcPr>
            <w:tcW w:w="1344" w:type="dxa"/>
          </w:tcPr>
          <w:p w14:paraId="3C102F99" w14:textId="77777777" w:rsidR="00686EE6" w:rsidRDefault="00553B33">
            <w:pPr>
              <w:cnfStyle w:val="000000100000" w:firstRow="0" w:lastRow="0" w:firstColumn="0" w:lastColumn="0" w:oddVBand="0" w:evenVBand="0" w:oddHBand="1" w:evenHBand="0" w:firstRowFirstColumn="0" w:firstRowLastColumn="0" w:lastRowFirstColumn="0" w:lastRowLastColumn="0"/>
            </w:pPr>
            <w:r>
              <w:t>0.</w:t>
            </w:r>
            <w:del w:id="220" w:author="Millicent  Mufambi" w:date="2026-06-02T12:54:00Z" w16du:dateUtc="2026-06-02T10:54:00Z">
              <w:r>
                <w:delText>000</w:delText>
              </w:r>
            </w:del>
            <w:ins w:id="221" w:author="Millicent  Mufambi" w:date="2026-06-02T12:54:00Z" w16du:dateUtc="2026-06-02T10:54:00Z">
              <w:r>
                <w:t>500</w:t>
              </w:r>
            </w:ins>
          </w:p>
        </w:tc>
        <w:tc>
          <w:tcPr>
            <w:tcW w:w="1344" w:type="dxa"/>
          </w:tcPr>
          <w:p w14:paraId="53FEDDB8" w14:textId="77777777" w:rsidR="00686EE6" w:rsidRDefault="00553B33">
            <w:pPr>
              <w:cnfStyle w:val="000000100000" w:firstRow="0" w:lastRow="0" w:firstColumn="0" w:lastColumn="0" w:oddVBand="0" w:evenVBand="0" w:oddHBand="1" w:evenHBand="0" w:firstRowFirstColumn="0" w:firstRowLastColumn="0" w:lastRowFirstColumn="0" w:lastRowLastColumn="0"/>
            </w:pPr>
            <w:del w:id="222" w:author="Millicent  Mufambi" w:date="2026-06-02T12:54:00Z" w16du:dateUtc="2026-06-02T10:54:00Z">
              <w:r>
                <w:delText>60,657</w:delText>
              </w:r>
            </w:del>
            <w:ins w:id="223" w:author="Millicent  Mufambi" w:date="2026-06-02T12:54:00Z" w16du:dateUtc="2026-06-02T10:54:00Z">
              <w:r>
                <w:t>160,458</w:t>
              </w:r>
            </w:ins>
          </w:p>
        </w:tc>
        <w:tc>
          <w:tcPr>
            <w:tcW w:w="1344" w:type="dxa"/>
          </w:tcPr>
          <w:p w14:paraId="738CAD37" w14:textId="77777777" w:rsidR="00686EE6" w:rsidRDefault="00553B33">
            <w:pPr>
              <w:cnfStyle w:val="000000100000" w:firstRow="0" w:lastRow="0" w:firstColumn="0" w:lastColumn="0" w:oddVBand="0" w:evenVBand="0" w:oddHBand="1" w:evenHBand="0" w:firstRowFirstColumn="0" w:firstRowLastColumn="0" w:lastRowFirstColumn="0" w:lastRowLastColumn="0"/>
            </w:pPr>
            <w:del w:id="224" w:author="Millicent  Mufambi" w:date="2026-06-02T12:54:00Z" w16du:dateUtc="2026-06-02T10:54:00Z">
              <w:r>
                <w:delText>119,266</w:delText>
              </w:r>
            </w:del>
            <w:ins w:id="225" w:author="Millicent  Mufambi" w:date="2026-06-02T12:54:00Z" w16du:dateUtc="2026-06-02T10:54:00Z">
              <w:r>
                <w:t>222,719</w:t>
              </w:r>
            </w:ins>
          </w:p>
        </w:tc>
        <w:tc>
          <w:tcPr>
            <w:tcW w:w="1344" w:type="dxa"/>
          </w:tcPr>
          <w:p w14:paraId="76DDFADB" w14:textId="77777777" w:rsidR="00686EE6" w:rsidRDefault="00553B33">
            <w:pPr>
              <w:cnfStyle w:val="000000100000" w:firstRow="0" w:lastRow="0" w:firstColumn="0" w:lastColumn="0" w:oddVBand="0" w:evenVBand="0" w:oddHBand="1" w:evenHBand="0" w:firstRowFirstColumn="0" w:firstRowLastColumn="0" w:lastRowFirstColumn="0" w:lastRowLastColumn="0"/>
            </w:pPr>
            <w:r>
              <w:t>0.</w:t>
            </w:r>
            <w:del w:id="226" w:author="Millicent  Mufambi" w:date="2026-06-02T12:54:00Z" w16du:dateUtc="2026-06-02T10:54:00Z">
              <w:r>
                <w:delText>200</w:delText>
              </w:r>
            </w:del>
            <w:ins w:id="227" w:author="Millicent  Mufambi" w:date="2026-06-02T12:54:00Z" w16du:dateUtc="2026-06-02T10:54:00Z">
              <w:r>
                <w:t>667</w:t>
              </w:r>
            </w:ins>
          </w:p>
        </w:tc>
      </w:tr>
      <w:tr w:rsidR="008563F6" w14:paraId="607935A4"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46DF90E" w14:textId="77777777" w:rsidR="008563F6" w:rsidRDefault="00553B33">
            <w:r>
              <w:rPr>
                <w:b w:val="0"/>
              </w:rPr>
              <w:t>BugsInPy (n=20)</w:t>
            </w:r>
          </w:p>
        </w:tc>
        <w:tc>
          <w:tcPr>
            <w:tcW w:w="1344" w:type="dxa"/>
          </w:tcPr>
          <w:p w14:paraId="09F844A3" w14:textId="77777777" w:rsidR="008563F6" w:rsidRDefault="00553B33">
            <w:pPr>
              <w:cnfStyle w:val="000000010000" w:firstRow="0" w:lastRow="0" w:firstColumn="0" w:lastColumn="0" w:oddVBand="0" w:evenVBand="0" w:oddHBand="0" w:evenHBand="1" w:firstRowFirstColumn="0" w:firstRowLastColumn="0" w:lastRowFirstColumn="0" w:lastRowLastColumn="0"/>
            </w:pPr>
            <w:r>
              <w:t>Single-agent baseline</w:t>
            </w:r>
          </w:p>
        </w:tc>
        <w:tc>
          <w:tcPr>
            <w:tcW w:w="1344" w:type="dxa"/>
          </w:tcPr>
          <w:p w14:paraId="146DDDAF" w14:textId="77777777" w:rsidR="00686EE6" w:rsidRDefault="00553B33">
            <w:pPr>
              <w:cnfStyle w:val="000000010000" w:firstRow="0" w:lastRow="0" w:firstColumn="0" w:lastColumn="0" w:oddVBand="0" w:evenVBand="0" w:oddHBand="0" w:evenHBand="1" w:firstRowFirstColumn="0" w:firstRowLastColumn="0" w:lastRowFirstColumn="0" w:lastRowLastColumn="0"/>
            </w:pPr>
            <w:r>
              <w:t>0.</w:t>
            </w:r>
            <w:del w:id="228" w:author="Millicent  Mufambi" w:date="2026-06-02T12:54:00Z" w16du:dateUtc="2026-06-02T10:54:00Z">
              <w:r>
                <w:delText>500</w:delText>
              </w:r>
            </w:del>
            <w:ins w:id="229" w:author="Millicent  Mufambi" w:date="2026-06-02T12:54:00Z" w16du:dateUtc="2026-06-02T10:54:00Z">
              <w:r>
                <w:t>250</w:t>
              </w:r>
            </w:ins>
          </w:p>
        </w:tc>
        <w:tc>
          <w:tcPr>
            <w:tcW w:w="1344" w:type="dxa"/>
          </w:tcPr>
          <w:p w14:paraId="55DE4C74" w14:textId="77777777" w:rsidR="00686EE6" w:rsidRDefault="00553B33">
            <w:pPr>
              <w:cnfStyle w:val="000000010000" w:firstRow="0" w:lastRow="0" w:firstColumn="0" w:lastColumn="0" w:oddVBand="0" w:evenVBand="0" w:oddHBand="0" w:evenHBand="1" w:firstRowFirstColumn="0" w:firstRowLastColumn="0" w:lastRowFirstColumn="0" w:lastRowLastColumn="0"/>
            </w:pPr>
            <w:r>
              <w:t>0.</w:t>
            </w:r>
            <w:del w:id="230" w:author="Millicent  Mufambi" w:date="2026-06-02T12:54:00Z" w16du:dateUtc="2026-06-02T10:54:00Z">
              <w:r>
                <w:delText>500</w:delText>
              </w:r>
            </w:del>
            <w:ins w:id="231" w:author="Millicent  Mufambi" w:date="2026-06-02T12:54:00Z" w16du:dateUtc="2026-06-02T10:54:00Z">
              <w:r>
                <w:t>750</w:t>
              </w:r>
            </w:ins>
          </w:p>
        </w:tc>
        <w:tc>
          <w:tcPr>
            <w:tcW w:w="1344" w:type="dxa"/>
          </w:tcPr>
          <w:p w14:paraId="4C27DBBA" w14:textId="77777777" w:rsidR="00686EE6" w:rsidRDefault="00553B33">
            <w:pPr>
              <w:cnfStyle w:val="000000010000" w:firstRow="0" w:lastRow="0" w:firstColumn="0" w:lastColumn="0" w:oddVBand="0" w:evenVBand="0" w:oddHBand="0" w:evenHBand="1" w:firstRowFirstColumn="0" w:firstRowLastColumn="0" w:lastRowFirstColumn="0" w:lastRowLastColumn="0"/>
            </w:pPr>
            <w:del w:id="232" w:author="Millicent  Mufambi" w:date="2026-06-02T12:54:00Z" w16du:dateUtc="2026-06-02T10:54:00Z">
              <w:r>
                <w:delText>56,644</w:delText>
              </w:r>
            </w:del>
            <w:ins w:id="233" w:author="Millicent  Mufambi" w:date="2026-06-02T12:54:00Z" w16du:dateUtc="2026-06-02T10:54:00Z">
              <w:r>
                <w:t>41,440</w:t>
              </w:r>
            </w:ins>
          </w:p>
        </w:tc>
        <w:tc>
          <w:tcPr>
            <w:tcW w:w="1344" w:type="dxa"/>
          </w:tcPr>
          <w:p w14:paraId="30254364" w14:textId="77777777" w:rsidR="00686EE6" w:rsidRDefault="00553B33">
            <w:pPr>
              <w:cnfStyle w:val="000000010000" w:firstRow="0" w:lastRow="0" w:firstColumn="0" w:lastColumn="0" w:oddVBand="0" w:evenVBand="0" w:oddHBand="0" w:evenHBand="1" w:firstRowFirstColumn="0" w:firstRowLastColumn="0" w:lastRowFirstColumn="0" w:lastRowLastColumn="0"/>
            </w:pPr>
            <w:del w:id="234" w:author="Millicent  Mufambi" w:date="2026-06-02T12:54:00Z" w16du:dateUtc="2026-06-02T10:54:00Z">
              <w:r>
                <w:delText>78,946</w:delText>
              </w:r>
            </w:del>
            <w:ins w:id="235" w:author="Millicent  Mufambi" w:date="2026-06-02T12:54:00Z" w16du:dateUtc="2026-06-02T10:54:00Z">
              <w:r>
                <w:t>61,071</w:t>
              </w:r>
            </w:ins>
          </w:p>
        </w:tc>
        <w:tc>
          <w:tcPr>
            <w:tcW w:w="1344" w:type="dxa"/>
          </w:tcPr>
          <w:p w14:paraId="20971E7C" w14:textId="77777777" w:rsidR="00686EE6" w:rsidRDefault="00553B33">
            <w:pPr>
              <w:cnfStyle w:val="000000010000" w:firstRow="0" w:lastRow="0" w:firstColumn="0" w:lastColumn="0" w:oddVBand="0" w:evenVBand="0" w:oddHBand="0" w:evenHBand="1" w:firstRowFirstColumn="0" w:firstRowLastColumn="0" w:lastRowFirstColumn="0" w:lastRowLastColumn="0"/>
            </w:pPr>
            <w:r>
              <w:t>0.</w:t>
            </w:r>
            <w:del w:id="236" w:author="Millicent  Mufambi" w:date="2026-06-02T12:54:00Z" w16du:dateUtc="2026-06-02T10:54:00Z">
              <w:r>
                <w:delText>500</w:delText>
              </w:r>
            </w:del>
            <w:ins w:id="237" w:author="Millicent  Mufambi" w:date="2026-06-02T12:54:00Z" w16du:dateUtc="2026-06-02T10:54:00Z">
              <w:r>
                <w:t>571</w:t>
              </w:r>
            </w:ins>
          </w:p>
        </w:tc>
      </w:tr>
      <w:tr w:rsidR="008563F6" w14:paraId="4A915D7E"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50BB011" w14:textId="77777777" w:rsidR="008563F6" w:rsidRDefault="00553B33">
            <w:r>
              <w:rPr>
                <w:b w:val="0"/>
              </w:rPr>
              <w:t>E-commerce (n=30)</w:t>
            </w:r>
          </w:p>
        </w:tc>
        <w:tc>
          <w:tcPr>
            <w:tcW w:w="1344" w:type="dxa"/>
          </w:tcPr>
          <w:p w14:paraId="4C6E4DB3" w14:textId="77777777" w:rsidR="008563F6" w:rsidRDefault="00553B33">
            <w:pPr>
              <w:cnfStyle w:val="000000100000" w:firstRow="0" w:lastRow="0" w:firstColumn="0" w:lastColumn="0" w:oddVBand="0" w:evenVBand="0" w:oddHBand="1" w:evenHBand="0" w:firstRowFirstColumn="0" w:firstRowLastColumn="0" w:lastRowFirstColumn="0" w:lastRowLastColumn="0"/>
            </w:pPr>
            <w:r>
              <w:t>BFT-MAS consensus</w:t>
            </w:r>
          </w:p>
        </w:tc>
        <w:tc>
          <w:tcPr>
            <w:tcW w:w="1344" w:type="dxa"/>
          </w:tcPr>
          <w:p w14:paraId="3EA7977B" w14:textId="77777777" w:rsidR="008563F6" w:rsidRDefault="00553B33">
            <w:pPr>
              <w:cnfStyle w:val="000000100000" w:firstRow="0" w:lastRow="0" w:firstColumn="0" w:lastColumn="0" w:oddVBand="0" w:evenVBand="0" w:oddHBand="1" w:evenHBand="0" w:firstRowFirstColumn="0" w:firstRowLastColumn="0" w:lastRowFirstColumn="0" w:lastRowLastColumn="0"/>
            </w:pPr>
            <w:r>
              <w:t>1.000</w:t>
            </w:r>
          </w:p>
        </w:tc>
        <w:tc>
          <w:tcPr>
            <w:tcW w:w="1344" w:type="dxa"/>
          </w:tcPr>
          <w:p w14:paraId="3E6B2027" w14:textId="77777777" w:rsidR="008563F6" w:rsidRDefault="00553B33">
            <w:pPr>
              <w:cnfStyle w:val="000000100000" w:firstRow="0" w:lastRow="0" w:firstColumn="0" w:lastColumn="0" w:oddVBand="0" w:evenVBand="0" w:oddHBand="1" w:evenHBand="0" w:firstRowFirstColumn="0" w:firstRowLastColumn="0" w:lastRowFirstColumn="0" w:lastRowLastColumn="0"/>
            </w:pPr>
            <w:r>
              <w:t>0.000</w:t>
            </w:r>
          </w:p>
        </w:tc>
        <w:tc>
          <w:tcPr>
            <w:tcW w:w="1344" w:type="dxa"/>
          </w:tcPr>
          <w:p w14:paraId="2EBD432C" w14:textId="77777777" w:rsidR="008563F6" w:rsidRDefault="00553B33">
            <w:pPr>
              <w:cnfStyle w:val="000000100000" w:firstRow="0" w:lastRow="0" w:firstColumn="0" w:lastColumn="0" w:oddVBand="0" w:evenVBand="0" w:oddHBand="1" w:evenHBand="0" w:firstRowFirstColumn="0" w:firstRowLastColumn="0" w:lastRowFirstColumn="0" w:lastRowLastColumn="0"/>
            </w:pPr>
            <w:r>
              <w:t>50,709</w:t>
            </w:r>
          </w:p>
        </w:tc>
        <w:tc>
          <w:tcPr>
            <w:tcW w:w="1344" w:type="dxa"/>
          </w:tcPr>
          <w:p w14:paraId="2DC6C202" w14:textId="77777777" w:rsidR="008563F6" w:rsidRDefault="00553B33">
            <w:pPr>
              <w:cnfStyle w:val="000000100000" w:firstRow="0" w:lastRow="0" w:firstColumn="0" w:lastColumn="0" w:oddVBand="0" w:evenVBand="0" w:oddHBand="1" w:evenHBand="0" w:firstRowFirstColumn="0" w:firstRowLastColumn="0" w:lastRowFirstColumn="0" w:lastRowLastColumn="0"/>
            </w:pPr>
            <w:r>
              <w:t>104,124</w:t>
            </w:r>
          </w:p>
        </w:tc>
        <w:tc>
          <w:tcPr>
            <w:tcW w:w="1344" w:type="dxa"/>
          </w:tcPr>
          <w:p w14:paraId="3D0D8418" w14:textId="77777777" w:rsidR="008563F6" w:rsidRDefault="00553B33">
            <w:pPr>
              <w:cnfStyle w:val="000000100000" w:firstRow="0" w:lastRow="0" w:firstColumn="0" w:lastColumn="0" w:oddVBand="0" w:evenVBand="0" w:oddHBand="1" w:evenHBand="0" w:firstRowFirstColumn="0" w:firstRowLastColumn="0" w:lastRowFirstColumn="0" w:lastRowLastColumn="0"/>
            </w:pPr>
            <w:r>
              <w:t>1.000</w:t>
            </w:r>
          </w:p>
        </w:tc>
      </w:tr>
      <w:tr w:rsidR="008563F6" w14:paraId="7D77060F"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5BC7D45" w14:textId="77777777" w:rsidR="008563F6" w:rsidRDefault="00553B33">
            <w:r>
              <w:rPr>
                <w:b w:val="0"/>
              </w:rPr>
              <w:t>E-commerce (n=30)</w:t>
            </w:r>
          </w:p>
        </w:tc>
        <w:tc>
          <w:tcPr>
            <w:tcW w:w="1344" w:type="dxa"/>
          </w:tcPr>
          <w:p w14:paraId="6B1E9961" w14:textId="77777777" w:rsidR="008563F6" w:rsidRDefault="00553B33">
            <w:pPr>
              <w:cnfStyle w:val="000000010000" w:firstRow="0" w:lastRow="0" w:firstColumn="0" w:lastColumn="0" w:oddVBand="0" w:evenVBand="0" w:oddHBand="0" w:evenHBand="1" w:firstRowFirstColumn="0" w:firstRowLastColumn="0" w:lastRowFirstColumn="0" w:lastRowLastColumn="0"/>
            </w:pPr>
            <w:r>
              <w:t>Single-agent baseline</w:t>
            </w:r>
          </w:p>
        </w:tc>
        <w:tc>
          <w:tcPr>
            <w:tcW w:w="1344" w:type="dxa"/>
          </w:tcPr>
          <w:p w14:paraId="0FEF0BDD" w14:textId="77777777" w:rsidR="008563F6" w:rsidRDefault="00553B33">
            <w:pPr>
              <w:cnfStyle w:val="000000010000" w:firstRow="0" w:lastRow="0" w:firstColumn="0" w:lastColumn="0" w:oddVBand="0" w:evenVBand="0" w:oddHBand="0" w:evenHBand="1" w:firstRowFirstColumn="0" w:firstRowLastColumn="0" w:lastRowFirstColumn="0" w:lastRowLastColumn="0"/>
            </w:pPr>
            <w:r>
              <w:t>1.000</w:t>
            </w:r>
          </w:p>
        </w:tc>
        <w:tc>
          <w:tcPr>
            <w:tcW w:w="1344" w:type="dxa"/>
          </w:tcPr>
          <w:p w14:paraId="60A6C6DE" w14:textId="77777777" w:rsidR="008563F6" w:rsidRDefault="00553B33">
            <w:pPr>
              <w:cnfStyle w:val="000000010000" w:firstRow="0" w:lastRow="0" w:firstColumn="0" w:lastColumn="0" w:oddVBand="0" w:evenVBand="0" w:oddHBand="0" w:evenHBand="1" w:firstRowFirstColumn="0" w:firstRowLastColumn="0" w:lastRowFirstColumn="0" w:lastRowLastColumn="0"/>
            </w:pPr>
            <w:r>
              <w:t>0.000</w:t>
            </w:r>
          </w:p>
        </w:tc>
        <w:tc>
          <w:tcPr>
            <w:tcW w:w="1344" w:type="dxa"/>
          </w:tcPr>
          <w:p w14:paraId="79282B94" w14:textId="77777777" w:rsidR="008563F6" w:rsidRDefault="00553B33">
            <w:pPr>
              <w:cnfStyle w:val="000000010000" w:firstRow="0" w:lastRow="0" w:firstColumn="0" w:lastColumn="0" w:oddVBand="0" w:evenVBand="0" w:oddHBand="0" w:evenHBand="1" w:firstRowFirstColumn="0" w:firstRowLastColumn="0" w:lastRowFirstColumn="0" w:lastRowLastColumn="0"/>
            </w:pPr>
            <w:r>
              <w:t>18,369</w:t>
            </w:r>
          </w:p>
        </w:tc>
        <w:tc>
          <w:tcPr>
            <w:tcW w:w="1344" w:type="dxa"/>
          </w:tcPr>
          <w:p w14:paraId="151CD36A" w14:textId="77777777" w:rsidR="008563F6" w:rsidRDefault="00553B33">
            <w:pPr>
              <w:cnfStyle w:val="000000010000" w:firstRow="0" w:lastRow="0" w:firstColumn="0" w:lastColumn="0" w:oddVBand="0" w:evenVBand="0" w:oddHBand="0" w:evenHBand="1" w:firstRowFirstColumn="0" w:firstRowLastColumn="0" w:lastRowFirstColumn="0" w:lastRowLastColumn="0"/>
            </w:pPr>
            <w:r>
              <w:t>36,444</w:t>
            </w:r>
          </w:p>
        </w:tc>
        <w:tc>
          <w:tcPr>
            <w:tcW w:w="1344" w:type="dxa"/>
          </w:tcPr>
          <w:p w14:paraId="0DE74CB9" w14:textId="77777777" w:rsidR="008563F6" w:rsidRDefault="00553B33">
            <w:pPr>
              <w:cnfStyle w:val="000000010000" w:firstRow="0" w:lastRow="0" w:firstColumn="0" w:lastColumn="0" w:oddVBand="0" w:evenVBand="0" w:oddHBand="0" w:evenHBand="1" w:firstRowFirstColumn="0" w:firstRowLastColumn="0" w:lastRowFirstColumn="0" w:lastRowLastColumn="0"/>
            </w:pPr>
            <w:r>
              <w:t>1.000</w:t>
            </w:r>
          </w:p>
        </w:tc>
      </w:tr>
      <w:tr w:rsidR="008563F6" w14:paraId="217337B7"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A3057C5" w14:textId="77777777" w:rsidR="008563F6" w:rsidRDefault="00553B33">
            <w:r>
              <w:t>Overall (90 paired cases)</w:t>
            </w:r>
          </w:p>
        </w:tc>
        <w:tc>
          <w:tcPr>
            <w:tcW w:w="1344" w:type="dxa"/>
          </w:tcPr>
          <w:p w14:paraId="0BA4172E" w14:textId="77777777" w:rsidR="008563F6" w:rsidRDefault="00553B33">
            <w:pPr>
              <w:cnfStyle w:val="000000100000" w:firstRow="0" w:lastRow="0" w:firstColumn="0" w:lastColumn="0" w:oddVBand="0" w:evenVBand="0" w:oddHBand="1" w:evenHBand="0" w:firstRowFirstColumn="0" w:firstRowLastColumn="0" w:lastRowFirstColumn="0" w:lastRowLastColumn="0"/>
            </w:pPr>
            <w:r>
              <w:rPr>
                <w:b/>
              </w:rPr>
              <w:t>BFT-MAS consensus</w:t>
            </w:r>
          </w:p>
        </w:tc>
        <w:tc>
          <w:tcPr>
            <w:tcW w:w="1344" w:type="dxa"/>
          </w:tcPr>
          <w:p w14:paraId="311A07CB" w14:textId="77777777" w:rsidR="00686EE6" w:rsidRDefault="00553B33">
            <w:pPr>
              <w:cnfStyle w:val="000000100000" w:firstRow="0" w:lastRow="0" w:firstColumn="0" w:lastColumn="0" w:oddVBand="0" w:evenVBand="0" w:oddHBand="1" w:evenHBand="0" w:firstRowFirstColumn="0" w:firstRowLastColumn="0" w:lastRowFirstColumn="0" w:lastRowLastColumn="0"/>
            </w:pPr>
            <w:r>
              <w:rPr>
                <w:rPrChange w:id="238" w:author="Millicent  Mufambi" w:date="2026-06-02T12:54:00Z" w16du:dateUtc="2026-06-02T10:54:00Z">
                  <w:rPr>
                    <w:b/>
                  </w:rPr>
                </w:rPrChange>
              </w:rPr>
              <w:t>0.</w:t>
            </w:r>
            <w:del w:id="239" w:author="Millicent  Mufambi" w:date="2026-06-02T12:54:00Z" w16du:dateUtc="2026-06-02T10:54:00Z">
              <w:r>
                <w:rPr>
                  <w:b/>
                </w:rPr>
                <w:delText>822</w:delText>
              </w:r>
            </w:del>
            <w:ins w:id="240" w:author="Millicent  Mufambi" w:date="2026-06-02T12:54:00Z" w16du:dateUtc="2026-06-02T10:54:00Z">
              <w:r>
                <w:t>889</w:t>
              </w:r>
            </w:ins>
          </w:p>
        </w:tc>
        <w:tc>
          <w:tcPr>
            <w:tcW w:w="1344" w:type="dxa"/>
          </w:tcPr>
          <w:p w14:paraId="4EA9C68B" w14:textId="77777777" w:rsidR="00686EE6" w:rsidRDefault="00553B33">
            <w:pPr>
              <w:cnfStyle w:val="000000100000" w:firstRow="0" w:lastRow="0" w:firstColumn="0" w:lastColumn="0" w:oddVBand="0" w:evenVBand="0" w:oddHBand="1" w:evenHBand="0" w:firstRowFirstColumn="0" w:firstRowLastColumn="0" w:lastRowFirstColumn="0" w:lastRowLastColumn="0"/>
            </w:pPr>
            <w:r>
              <w:rPr>
                <w:rPrChange w:id="241" w:author="Millicent  Mufambi" w:date="2026-06-02T12:54:00Z" w16du:dateUtc="2026-06-02T10:54:00Z">
                  <w:rPr>
                    <w:b/>
                  </w:rPr>
                </w:rPrChange>
              </w:rPr>
              <w:t>0.</w:t>
            </w:r>
            <w:del w:id="242" w:author="Millicent  Mufambi" w:date="2026-06-02T12:54:00Z" w16du:dateUtc="2026-06-02T10:54:00Z">
              <w:r>
                <w:rPr>
                  <w:b/>
                </w:rPr>
                <w:delText>000</w:delText>
              </w:r>
            </w:del>
            <w:ins w:id="243" w:author="Millicent  Mufambi" w:date="2026-06-02T12:54:00Z" w16du:dateUtc="2026-06-02T10:54:00Z">
              <w:r>
                <w:t>111</w:t>
              </w:r>
            </w:ins>
          </w:p>
        </w:tc>
        <w:tc>
          <w:tcPr>
            <w:tcW w:w="1344" w:type="dxa"/>
          </w:tcPr>
          <w:p w14:paraId="6232AD7E" w14:textId="77777777" w:rsidR="00686EE6" w:rsidRDefault="00553B33">
            <w:pPr>
              <w:cnfStyle w:val="000000100000" w:firstRow="0" w:lastRow="0" w:firstColumn="0" w:lastColumn="0" w:oddVBand="0" w:evenVBand="0" w:oddHBand="1" w:evenHBand="0" w:firstRowFirstColumn="0" w:firstRowLastColumn="0" w:lastRowFirstColumn="0" w:lastRowLastColumn="0"/>
            </w:pPr>
            <w:del w:id="244" w:author="Millicent  Mufambi" w:date="2026-06-02T12:54:00Z" w16du:dateUtc="2026-06-02T10:54:00Z">
              <w:r>
                <w:rPr>
                  <w:b/>
                </w:rPr>
                <w:delText>50,200</w:delText>
              </w:r>
            </w:del>
            <w:ins w:id="245" w:author="Millicent  Mufambi" w:date="2026-06-02T12:54:00Z" w16du:dateUtc="2026-06-02T10:54:00Z">
              <w:r>
                <w:t>72,300</w:t>
              </w:r>
            </w:ins>
          </w:p>
        </w:tc>
        <w:tc>
          <w:tcPr>
            <w:tcW w:w="1344" w:type="dxa"/>
          </w:tcPr>
          <w:p w14:paraId="4D36A34C" w14:textId="77777777" w:rsidR="00686EE6" w:rsidRDefault="00553B33">
            <w:pPr>
              <w:cnfStyle w:val="000000100000" w:firstRow="0" w:lastRow="0" w:firstColumn="0" w:lastColumn="0" w:oddVBand="0" w:evenVBand="0" w:oddHBand="1" w:evenHBand="0" w:firstRowFirstColumn="0" w:firstRowLastColumn="0" w:lastRowFirstColumn="0" w:lastRowLastColumn="0"/>
            </w:pPr>
            <w:del w:id="246" w:author="Millicent  Mufambi" w:date="2026-06-02T12:54:00Z" w16du:dateUtc="2026-06-02T10:54:00Z">
              <w:r>
                <w:rPr>
                  <w:b/>
                </w:rPr>
                <w:delText>97,300</w:delText>
              </w:r>
            </w:del>
            <w:ins w:id="247" w:author="Millicent  Mufambi" w:date="2026-06-02T12:54:00Z" w16du:dateUtc="2026-06-02T10:54:00Z">
              <w:r>
                <w:t>222,700</w:t>
              </w:r>
            </w:ins>
          </w:p>
        </w:tc>
        <w:tc>
          <w:tcPr>
            <w:tcW w:w="1344" w:type="dxa"/>
          </w:tcPr>
          <w:p w14:paraId="4423835C" w14:textId="77777777" w:rsidR="00686EE6" w:rsidRDefault="00553B33">
            <w:pPr>
              <w:cnfStyle w:val="000000100000" w:firstRow="0" w:lastRow="0" w:firstColumn="0" w:lastColumn="0" w:oddVBand="0" w:evenVBand="0" w:oddHBand="1" w:evenHBand="0" w:firstRowFirstColumn="0" w:firstRowLastColumn="0" w:lastRowFirstColumn="0" w:lastRowLastColumn="0"/>
            </w:pPr>
            <w:r>
              <w:rPr>
                <w:rPrChange w:id="248" w:author="Millicent  Mufambi" w:date="2026-06-02T12:54:00Z" w16du:dateUtc="2026-06-02T10:54:00Z">
                  <w:rPr>
                    <w:b/>
                  </w:rPr>
                </w:rPrChange>
              </w:rPr>
              <w:t>0.</w:t>
            </w:r>
            <w:del w:id="249" w:author="Millicent  Mufambi" w:date="2026-06-02T12:54:00Z" w16du:dateUtc="2026-06-02T10:54:00Z">
              <w:r>
                <w:rPr>
                  <w:b/>
                </w:rPr>
                <w:delText>822</w:delText>
              </w:r>
            </w:del>
            <w:ins w:id="250" w:author="Millicent  Mufambi" w:date="2026-06-02T12:54:00Z" w16du:dateUtc="2026-06-02T10:54:00Z">
              <w:r>
                <w:t>889</w:t>
              </w:r>
            </w:ins>
          </w:p>
        </w:tc>
      </w:tr>
      <w:tr w:rsidR="008563F6" w14:paraId="52A24B4E"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C2D3268" w14:textId="77777777" w:rsidR="008563F6" w:rsidRDefault="00553B33">
            <w:r>
              <w:t>Overall (90 paired cases)</w:t>
            </w:r>
          </w:p>
        </w:tc>
        <w:tc>
          <w:tcPr>
            <w:tcW w:w="1344" w:type="dxa"/>
          </w:tcPr>
          <w:p w14:paraId="4CF3B232" w14:textId="77777777" w:rsidR="008563F6" w:rsidRDefault="00553B33">
            <w:pPr>
              <w:cnfStyle w:val="000000010000" w:firstRow="0" w:lastRow="0" w:firstColumn="0" w:lastColumn="0" w:oddVBand="0" w:evenVBand="0" w:oddHBand="0" w:evenHBand="1" w:firstRowFirstColumn="0" w:firstRowLastColumn="0" w:lastRowFirstColumn="0" w:lastRowLastColumn="0"/>
            </w:pPr>
            <w:r>
              <w:rPr>
                <w:b/>
              </w:rPr>
              <w:t>Single-agent baseline</w:t>
            </w:r>
          </w:p>
        </w:tc>
        <w:tc>
          <w:tcPr>
            <w:tcW w:w="1344" w:type="dxa"/>
          </w:tcPr>
          <w:p w14:paraId="3C081004" w14:textId="77777777" w:rsidR="00686EE6" w:rsidRDefault="00553B33">
            <w:pPr>
              <w:cnfStyle w:val="000000010000" w:firstRow="0" w:lastRow="0" w:firstColumn="0" w:lastColumn="0" w:oddVBand="0" w:evenVBand="0" w:oddHBand="0" w:evenHBand="1" w:firstRowFirstColumn="0" w:firstRowLastColumn="0" w:lastRowFirstColumn="0" w:lastRowLastColumn="0"/>
            </w:pPr>
            <w:r>
              <w:rPr>
                <w:rPrChange w:id="251" w:author="Millicent  Mufambi" w:date="2026-06-02T12:54:00Z" w16du:dateUtc="2026-06-02T10:54:00Z">
                  <w:rPr>
                    <w:b/>
                  </w:rPr>
                </w:rPrChange>
              </w:rPr>
              <w:t>0.</w:t>
            </w:r>
            <w:del w:id="252" w:author="Millicent  Mufambi" w:date="2026-06-02T12:54:00Z" w16du:dateUtc="2026-06-02T10:54:00Z">
              <w:r>
                <w:rPr>
                  <w:b/>
                </w:rPr>
                <w:delText>889</w:delText>
              </w:r>
            </w:del>
            <w:ins w:id="253" w:author="Millicent  Mufambi" w:date="2026-06-02T12:54:00Z" w16du:dateUtc="2026-06-02T10:54:00Z">
              <w:r>
                <w:t>833</w:t>
              </w:r>
            </w:ins>
          </w:p>
        </w:tc>
        <w:tc>
          <w:tcPr>
            <w:tcW w:w="1344" w:type="dxa"/>
          </w:tcPr>
          <w:p w14:paraId="1C5B39DB" w14:textId="77777777" w:rsidR="00686EE6" w:rsidRDefault="00553B33">
            <w:pPr>
              <w:cnfStyle w:val="000000010000" w:firstRow="0" w:lastRow="0" w:firstColumn="0" w:lastColumn="0" w:oddVBand="0" w:evenVBand="0" w:oddHBand="0" w:evenHBand="1" w:firstRowFirstColumn="0" w:firstRowLastColumn="0" w:lastRowFirstColumn="0" w:lastRowLastColumn="0"/>
            </w:pPr>
            <w:r>
              <w:rPr>
                <w:rPrChange w:id="254" w:author="Millicent  Mufambi" w:date="2026-06-02T12:54:00Z" w16du:dateUtc="2026-06-02T10:54:00Z">
                  <w:rPr>
                    <w:b/>
                  </w:rPr>
                </w:rPrChange>
              </w:rPr>
              <w:t>0.</w:t>
            </w:r>
            <w:del w:id="255" w:author="Millicent  Mufambi" w:date="2026-06-02T12:54:00Z" w16du:dateUtc="2026-06-02T10:54:00Z">
              <w:r>
                <w:rPr>
                  <w:b/>
                </w:rPr>
                <w:delText>111</w:delText>
              </w:r>
            </w:del>
            <w:ins w:id="256" w:author="Millicent  Mufambi" w:date="2026-06-02T12:54:00Z" w16du:dateUtc="2026-06-02T10:54:00Z">
              <w:r>
                <w:t>167</w:t>
              </w:r>
            </w:ins>
          </w:p>
        </w:tc>
        <w:tc>
          <w:tcPr>
            <w:tcW w:w="1344" w:type="dxa"/>
          </w:tcPr>
          <w:p w14:paraId="72C73636" w14:textId="77777777" w:rsidR="00686EE6" w:rsidRDefault="00553B33">
            <w:pPr>
              <w:cnfStyle w:val="000000010000" w:firstRow="0" w:lastRow="0" w:firstColumn="0" w:lastColumn="0" w:oddVBand="0" w:evenVBand="0" w:oddHBand="0" w:evenHBand="1" w:firstRowFirstColumn="0" w:firstRowLastColumn="0" w:lastRowFirstColumn="0" w:lastRowLastColumn="0"/>
            </w:pPr>
            <w:del w:id="257" w:author="Millicent  Mufambi" w:date="2026-06-02T12:54:00Z" w16du:dateUtc="2026-06-02T10:54:00Z">
              <w:r>
                <w:rPr>
                  <w:b/>
                </w:rPr>
                <w:delText>25,200</w:delText>
              </w:r>
            </w:del>
            <w:ins w:id="258" w:author="Millicent  Mufambi" w:date="2026-06-02T12:54:00Z" w16du:dateUtc="2026-06-02T10:54:00Z">
              <w:r>
                <w:t>21,800</w:t>
              </w:r>
            </w:ins>
          </w:p>
        </w:tc>
        <w:tc>
          <w:tcPr>
            <w:tcW w:w="1344" w:type="dxa"/>
          </w:tcPr>
          <w:p w14:paraId="5F77A389" w14:textId="77777777" w:rsidR="00686EE6" w:rsidRDefault="00553B33">
            <w:pPr>
              <w:cnfStyle w:val="000000010000" w:firstRow="0" w:lastRow="0" w:firstColumn="0" w:lastColumn="0" w:oddVBand="0" w:evenVBand="0" w:oddHBand="0" w:evenHBand="1" w:firstRowFirstColumn="0" w:firstRowLastColumn="0" w:lastRowFirstColumn="0" w:lastRowLastColumn="0"/>
            </w:pPr>
            <w:del w:id="259" w:author="Millicent  Mufambi" w:date="2026-06-02T12:54:00Z" w16du:dateUtc="2026-06-02T10:54:00Z">
              <w:r>
                <w:rPr>
                  <w:b/>
                </w:rPr>
                <w:delText>39,500</w:delText>
              </w:r>
            </w:del>
            <w:ins w:id="260" w:author="Millicent  Mufambi" w:date="2026-06-02T12:54:00Z" w16du:dateUtc="2026-06-02T10:54:00Z">
              <w:r>
                <w:t>61,100</w:t>
              </w:r>
            </w:ins>
          </w:p>
        </w:tc>
        <w:tc>
          <w:tcPr>
            <w:tcW w:w="1344" w:type="dxa"/>
          </w:tcPr>
          <w:p w14:paraId="0BC9AA98" w14:textId="77777777" w:rsidR="00686EE6" w:rsidRDefault="00553B33">
            <w:pPr>
              <w:cnfStyle w:val="000000010000" w:firstRow="0" w:lastRow="0" w:firstColumn="0" w:lastColumn="0" w:oddVBand="0" w:evenVBand="0" w:oddHBand="0" w:evenHBand="1" w:firstRowFirstColumn="0" w:firstRowLastColumn="0" w:lastRowFirstColumn="0" w:lastRowLastColumn="0"/>
            </w:pPr>
            <w:r>
              <w:rPr>
                <w:rPrChange w:id="261" w:author="Millicent  Mufambi" w:date="2026-06-02T12:54:00Z" w16du:dateUtc="2026-06-02T10:54:00Z">
                  <w:rPr>
                    <w:b/>
                  </w:rPr>
                </w:rPrChange>
              </w:rPr>
              <w:t>0.</w:t>
            </w:r>
            <w:del w:id="262" w:author="Millicent  Mufambi" w:date="2026-06-02T12:54:00Z" w16du:dateUtc="2026-06-02T10:54:00Z">
              <w:r>
                <w:rPr>
                  <w:b/>
                </w:rPr>
                <w:delText>889</w:delText>
              </w:r>
            </w:del>
            <w:ins w:id="263" w:author="Millicent  Mufambi" w:date="2026-06-02T12:54:00Z" w16du:dateUtc="2026-06-02T10:54:00Z">
              <w:r>
                <w:t>833</w:t>
              </w:r>
            </w:ins>
          </w:p>
        </w:tc>
      </w:tr>
    </w:tbl>
    <w:p w14:paraId="372FD11E" w14:textId="77777777" w:rsidR="008563F6" w:rsidRDefault="008563F6"/>
    <w:p w14:paraId="40764750" w14:textId="77777777" w:rsidR="008563F6" w:rsidRDefault="00553B33">
      <w:pPr>
        <w:spacing w:after="120"/>
        <w:jc w:val="both"/>
      </w:pPr>
      <w:r>
        <w:t>On the synthetic and e-commerce sets both modes reach perfect (1.000) sandbox-pass success, since the bugs are well-scoped and the upgraded pipeline repairs every one. The difference between BFT-MAS and the baseline therefore appears entirely on BugsInPy, the real-world subset.</w:t>
      </w:r>
    </w:p>
    <w:p w14:paraId="715DD2F7" w14:textId="77777777" w:rsidR="008563F6" w:rsidRDefault="00553B33">
      <w:pPr>
        <w:spacing w:after="120"/>
        <w:jc w:val="both"/>
        <w:rPr>
          <w:del w:id="264" w:author="Millicent  Mufambi" w:date="2026-06-02T12:54:00Z" w16du:dateUtc="2026-06-02T10:54:00Z"/>
        </w:rPr>
      </w:pPr>
      <w:del w:id="265" w:author="Millicent  Mufambi" w:date="2026-06-02T12:54:00Z" w16du:dateUtc="2026-06-02T10:54:00Z">
        <w:r>
          <w:delText>On BugsInPy the baseline now repairs 50% of bugs, up from 20% under the earlier setup, but accepts fixes the sandbox later rejects in the other 50%. BFT-MAS approves only 20% (validators reject the rest at the prepare phase), and the sandbox confirms every one. The trade-off is precision over throughput; the headline is the elimination of the violation category, 0.0% against 11.1% (Figure 2).</w:delText>
        </w:r>
      </w:del>
    </w:p>
    <w:p w14:paraId="149A929E" w14:textId="77777777" w:rsidR="008563F6" w:rsidRDefault="00553B33">
      <w:pPr>
        <w:spacing w:after="120"/>
        <w:jc w:val="both"/>
        <w:rPr>
          <w:ins w:id="266" w:author="Millicent  Mufambi" w:date="2026-06-02T12:54:00Z" w16du:dateUtc="2026-06-02T10:54:00Z"/>
        </w:rPr>
      </w:pPr>
      <w:ins w:id="267" w:author="Millicent  Mufambi" w:date="2026-06-02T12:54:00Z" w16du:dateUtc="2026-06-02T10:54:00Z">
        <w:r>
          <w:t>On the 20-bug BugsInPy subset the single-agent baseline repairs 5 of 20, while BFT-MAS repairs 10 of 20: the four independent validators admit more genuine fixes, not fewer (recall 1.0 against the sandbox oracle). Because the BugsInPy oracle is a weak run-as-script check (Section 5.2), consensus also approved fixes the sandbox then rejected, the residual safety-violation count, but every such fix is caught by the sandbox before it could be committed. The three split votes (ansible-1, -12 and -14) show the m</w:t>
        </w:r>
        <w:r>
          <w:t>echanism: Claude-Haiku dissented, the other three validators still formed the 3-of-4 quorum, and the sandbox then rejected the fix, so quorum and sandbox together give defence in depth. Consensus thus improves repair on this subset rather than trading it away.</w:t>
        </w:r>
      </w:ins>
    </w:p>
    <w:p w14:paraId="08F786FA" w14:textId="77777777" w:rsidR="008563F6" w:rsidRDefault="00553B33">
      <w:pPr>
        <w:spacing w:before="160" w:after="80"/>
        <w:jc w:val="center"/>
      </w:pPr>
      <w:r>
        <w:rPr>
          <w:noProof/>
        </w:rPr>
        <w:drawing>
          <wp:inline distT="0" distB="0" distL="0" distR="0" wp14:anchorId="0692BD60" wp14:editId="4677CD70">
            <wp:extent cx="5486400" cy="33877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2_SafetyComparison.png"/>
                    <pic:cNvPicPr/>
                  </pic:nvPicPr>
                  <pic:blipFill>
                    <a:blip r:embed="rId9"/>
                    <a:stretch>
                      <a:fillRect/>
                    </a:stretch>
                  </pic:blipFill>
                  <pic:spPr>
                    <a:xfrm>
                      <a:off x="0" y="0"/>
                      <a:ext cx="5486400" cy="3387739"/>
                    </a:xfrm>
                    <a:prstGeom prst="rect">
                      <a:avLst/>
                    </a:prstGeom>
                  </pic:spPr>
                </pic:pic>
              </a:graphicData>
            </a:graphic>
          </wp:inline>
        </w:drawing>
      </w:r>
    </w:p>
    <w:p w14:paraId="1B01D48D" w14:textId="77777777" w:rsidR="008563F6" w:rsidRDefault="00553B33">
      <w:pPr>
        <w:spacing w:after="120"/>
        <w:jc w:val="both"/>
      </w:pPr>
      <w:r>
        <w:rPr>
          <w:rPrChange w:id="268" w:author="Millicent  Mufambi" w:date="2026-06-02T12:54:00Z" w16du:dateUtc="2026-06-02T10:54:00Z">
            <w:rPr>
              <w:b/>
            </w:rPr>
          </w:rPrChange>
        </w:rPr>
        <w:t>Figure 2.</w:t>
      </w:r>
      <w:r>
        <w:t xml:space="preserve"> Safety violation rate by dataset and pipeline mode. The synthetic and e-commerce benchmarks show zero violations in both modes</w:t>
      </w:r>
      <w:del w:id="269" w:author="Millicent  Mufambi" w:date="2026-06-02T12:54:00Z" w16du:dateUtc="2026-06-02T10:54:00Z">
        <w:r>
          <w:delText xml:space="preserve">. On </w:delText>
        </w:r>
      </w:del>
      <w:ins w:id="270" w:author="Millicent  Mufambi" w:date="2026-06-02T12:54:00Z" w16du:dateUtc="2026-06-02T10:54:00Z">
        <w:r>
          <w:t>; on the 20-bug real-world (</w:t>
        </w:r>
      </w:ins>
      <w:r>
        <w:t>BugsInPy</w:t>
      </w:r>
      <w:del w:id="271" w:author="Millicent  Mufambi" w:date="2026-06-02T12:54:00Z" w16du:dateUtc="2026-06-02T10:54:00Z">
        <w:r>
          <w:delText xml:space="preserve"> the BFT-MAS pipeline drops</w:delText>
        </w:r>
      </w:del>
      <w:ins w:id="272" w:author="Millicent  Mufambi" w:date="2026-06-02T12:54:00Z" w16du:dateUtc="2026-06-02T10:54:00Z">
        <w:r>
          <w:t>) subset</w:t>
        </w:r>
      </w:ins>
      <w:r>
        <w:t xml:space="preserve"> the rate </w:t>
      </w:r>
      <w:ins w:id="273" w:author="Millicent  Mufambi" w:date="2026-06-02T12:54:00Z" w16du:dateUtc="2026-06-02T10:54:00Z">
        <w:r>
          <w:t xml:space="preserve">falls </w:t>
        </w:r>
      </w:ins>
      <w:r>
        <w:t xml:space="preserve">from </w:t>
      </w:r>
      <w:del w:id="274" w:author="Millicent  Mufambi" w:date="2026-06-02T12:54:00Z" w16du:dateUtc="2026-06-02T10:54:00Z">
        <w:r>
          <w:delText>50.0</w:delText>
        </w:r>
      </w:del>
      <w:ins w:id="275" w:author="Millicent  Mufambi" w:date="2026-06-02T12:54:00Z" w16du:dateUtc="2026-06-02T10:54:00Z">
        <w:r>
          <w:t>75</w:t>
        </w:r>
      </w:ins>
      <w:r>
        <w:t xml:space="preserve">% to </w:t>
      </w:r>
      <w:del w:id="276" w:author="Millicent  Mufambi" w:date="2026-06-02T12:54:00Z" w16du:dateUtc="2026-06-02T10:54:00Z">
        <w:r>
          <w:delText>0.0%, the elimination of the safety-violation category. The Wilcoxon signed-rank</w:delText>
        </w:r>
      </w:del>
      <w:ins w:id="277" w:author="Millicent  Mufambi" w:date="2026-06-02T12:54:00Z" w16du:dateUtc="2026-06-02T10:54:00Z">
        <w:r>
          <w:t>50% under BFT-MAS. McNemar's exact</w:t>
        </w:r>
      </w:ins>
      <w:r>
        <w:t xml:space="preserve"> test </w:t>
      </w:r>
      <w:del w:id="278" w:author="Millicent  Mufambi" w:date="2026-06-02T12:54:00Z" w16du:dateUtc="2026-06-02T10:54:00Z">
        <w:r>
          <w:delText>on</w:delText>
        </w:r>
      </w:del>
      <w:ins w:id="279" w:author="Millicent  Mufambi" w:date="2026-06-02T12:54:00Z" w16du:dateUtc="2026-06-02T10:54:00Z">
        <w:r>
          <w:t>over the 90</w:t>
        </w:r>
      </w:ins>
      <w:r>
        <w:t xml:space="preserve"> paired </w:t>
      </w:r>
      <w:del w:id="280" w:author="Millicent  Mufambi" w:date="2026-06-02T12:54:00Z" w16du:dateUtc="2026-06-02T10:54:00Z">
        <w:r>
          <w:delText xml:space="preserve">safety outcomes (n=90 </w:delText>
        </w:r>
      </w:del>
      <w:r>
        <w:t>bugs</w:t>
      </w:r>
      <w:ins w:id="281" w:author="Millicent  Mufambi" w:date="2026-06-02T12:54:00Z" w16du:dateUtc="2026-06-02T10:54:00Z">
        <w:r>
          <w:t xml:space="preserve"> (all 7 discordant pairs in BugsInPy; b = 6, c = 1</w:t>
        </w:r>
      </w:ins>
      <w:r>
        <w:t xml:space="preserve">) gives </w:t>
      </w:r>
      <w:del w:id="282" w:author="Millicent  Mufambi" w:date="2026-06-02T12:54:00Z" w16du:dateUtc="2026-06-02T10:54:00Z">
        <w:r>
          <w:delText xml:space="preserve">W=0, z=-2.80, </w:delText>
        </w:r>
      </w:del>
      <w:r>
        <w:t>p</w:t>
      </w:r>
      <w:del w:id="283" w:author="Millicent  Mufambi" w:date="2026-06-02T12:54:00Z" w16du:dateUtc="2026-06-02T10:54:00Z">
        <w:r>
          <w:delText>=0.0016</w:delText>
        </w:r>
      </w:del>
      <w:ins w:id="284" w:author="Millicent  Mufambi" w:date="2026-06-02T12:54:00Z" w16du:dateUtc="2026-06-02T10:54:00Z">
        <w:r>
          <w:t xml:space="preserve"> = 0.125, a directional reduction that is underpowered at this sample size</w:t>
        </w:r>
      </w:ins>
      <w:r>
        <w:t>.</w:t>
      </w:r>
    </w:p>
    <w:p w14:paraId="3043F3C0" w14:textId="77777777" w:rsidR="008563F6" w:rsidRDefault="00553B33">
      <w:pPr>
        <w:keepNext/>
        <w:spacing w:before="240" w:after="120"/>
      </w:pPr>
      <w:r>
        <w:rPr>
          <w:b/>
          <w:sz w:val="24"/>
        </w:rPr>
        <w:t>6.2 Pairwise Safety-Violation Breakdown</w:t>
      </w:r>
    </w:p>
    <w:p w14:paraId="39EACE03" w14:textId="77777777" w:rsidR="008563F6" w:rsidRDefault="00553B33">
      <w:pPr>
        <w:spacing w:after="120"/>
        <w:jc w:val="both"/>
      </w:pPr>
      <w:r>
        <w:rPr>
          <w:b/>
        </w:rPr>
        <w:t>Table 5</w:t>
      </w:r>
    </w:p>
    <w:p w14:paraId="7FEE2AF1" w14:textId="77777777" w:rsidR="008563F6" w:rsidRDefault="00553B33">
      <w:pPr>
        <w:spacing w:after="120"/>
        <w:jc w:val="both"/>
      </w:pPr>
      <w:r>
        <w:rPr>
          <w:b/>
        </w:rPr>
        <w:t>PAIRED SAFETY-VIOLATION OUTCOMES (n = 90 BUGS, ONE ROW PER BUG, COMPARED ACROSS THE TWO MODES)</w:t>
      </w:r>
    </w:p>
    <w:tbl>
      <w:tblPr>
        <w:tblStyle w:val="LightGrid-Accent1"/>
        <w:tblW w:w="0" w:type="auto"/>
        <w:tblLook w:val="04A0" w:firstRow="1" w:lastRow="0" w:firstColumn="1" w:lastColumn="0" w:noHBand="0" w:noVBand="1"/>
      </w:tblPr>
      <w:tblGrid>
        <w:gridCol w:w="3135"/>
        <w:gridCol w:w="3135"/>
        <w:gridCol w:w="3135"/>
      </w:tblGrid>
      <w:tr w:rsidR="008563F6" w14:paraId="3A0FE33F"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EF2684B" w14:textId="77777777" w:rsidR="008563F6" w:rsidRDefault="00553B33">
            <w:pPr>
              <w:jc w:val="center"/>
            </w:pPr>
            <w:r>
              <w:t>Outcome</w:t>
            </w:r>
          </w:p>
        </w:tc>
        <w:tc>
          <w:tcPr>
            <w:tcW w:w="3135" w:type="dxa"/>
          </w:tcPr>
          <w:p w14:paraId="6497F21D"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Count</w:t>
            </w:r>
          </w:p>
        </w:tc>
        <w:tc>
          <w:tcPr>
            <w:tcW w:w="3135" w:type="dxa"/>
          </w:tcPr>
          <w:p w14:paraId="34303FE4"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Interpretation</w:t>
            </w:r>
          </w:p>
        </w:tc>
      </w:tr>
      <w:tr w:rsidR="008563F6" w14:paraId="39549B9C"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E8DC46D" w14:textId="77777777" w:rsidR="00686EE6" w:rsidRDefault="00553B33">
            <w:r>
              <w:rPr>
                <w:rPrChange w:id="285" w:author="Millicent  Mufambi" w:date="2026-06-02T12:54:00Z" w16du:dateUtc="2026-06-02T10:54:00Z">
                  <w:rPr>
                    <w:b w:val="0"/>
                  </w:rPr>
                </w:rPrChange>
              </w:rPr>
              <w:t>Both pipelines violated</w:t>
            </w:r>
          </w:p>
        </w:tc>
        <w:tc>
          <w:tcPr>
            <w:tcW w:w="3135" w:type="dxa"/>
          </w:tcPr>
          <w:p w14:paraId="6FB54995" w14:textId="77777777" w:rsidR="00686EE6" w:rsidRDefault="00553B33">
            <w:pPr>
              <w:cnfStyle w:val="000000100000" w:firstRow="0" w:lastRow="0" w:firstColumn="0" w:lastColumn="0" w:oddVBand="0" w:evenVBand="0" w:oddHBand="1" w:evenHBand="0" w:firstRowFirstColumn="0" w:firstRowLastColumn="0" w:lastRowFirstColumn="0" w:lastRowLastColumn="0"/>
            </w:pPr>
            <w:del w:id="286" w:author="Millicent  Mufambi" w:date="2026-06-02T12:54:00Z" w16du:dateUtc="2026-06-02T10:54:00Z">
              <w:r>
                <w:delText>0</w:delText>
              </w:r>
            </w:del>
            <w:ins w:id="287" w:author="Millicent  Mufambi" w:date="2026-06-02T12:54:00Z" w16du:dateUtc="2026-06-02T10:54:00Z">
              <w:r>
                <w:t>9</w:t>
              </w:r>
            </w:ins>
          </w:p>
        </w:tc>
        <w:tc>
          <w:tcPr>
            <w:tcW w:w="3135" w:type="dxa"/>
          </w:tcPr>
          <w:p w14:paraId="18D4DDFB" w14:textId="77777777" w:rsidR="00686EE6" w:rsidRDefault="00553B33">
            <w:pPr>
              <w:cnfStyle w:val="000000100000" w:firstRow="0" w:lastRow="0" w:firstColumn="0" w:lastColumn="0" w:oddVBand="0" w:evenVBand="0" w:oddHBand="1" w:evenHBand="0" w:firstRowFirstColumn="0" w:firstRowLastColumn="0" w:lastRowFirstColumn="0" w:lastRowLastColumn="0"/>
            </w:pPr>
            <w:del w:id="288" w:author="Millicent  Mufambi" w:date="2026-06-02T12:54:00Z" w16du:dateUtc="2026-06-02T10:54:00Z">
              <w:r>
                <w:delText>No bug was a safety failure in both modes</w:delText>
              </w:r>
            </w:del>
            <w:ins w:id="289" w:author="Millicent  Mufambi" w:date="2026-06-02T12:54:00Z" w16du:dateUtc="2026-06-02T10:54:00Z">
              <w:r>
                <w:t>Hard real bugs where neither mode's fix passed the oracle</w:t>
              </w:r>
            </w:ins>
          </w:p>
        </w:tc>
      </w:tr>
      <w:tr w:rsidR="008563F6" w14:paraId="06318037"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DE276B3" w14:textId="77777777" w:rsidR="00686EE6" w:rsidRDefault="00553B33">
            <w:r>
              <w:t>Only baseline violated</w:t>
            </w:r>
          </w:p>
        </w:tc>
        <w:tc>
          <w:tcPr>
            <w:tcW w:w="3135" w:type="dxa"/>
          </w:tcPr>
          <w:p w14:paraId="73F0B8B8" w14:textId="77777777" w:rsidR="00686EE6" w:rsidRDefault="00553B33">
            <w:pPr>
              <w:cnfStyle w:val="000000010000" w:firstRow="0" w:lastRow="0" w:firstColumn="0" w:lastColumn="0" w:oddVBand="0" w:evenVBand="0" w:oddHBand="0" w:evenHBand="1" w:firstRowFirstColumn="0" w:firstRowLastColumn="0" w:lastRowFirstColumn="0" w:lastRowLastColumn="0"/>
            </w:pPr>
            <w:del w:id="290" w:author="Millicent  Mufambi" w:date="2026-06-02T12:54:00Z" w16du:dateUtc="2026-06-02T10:54:00Z">
              <w:r>
                <w:rPr>
                  <w:b/>
                </w:rPr>
                <w:delText>10</w:delText>
              </w:r>
            </w:del>
            <w:ins w:id="291" w:author="Millicent  Mufambi" w:date="2026-06-02T12:54:00Z" w16du:dateUtc="2026-06-02T10:54:00Z">
              <w:r>
                <w:t>6</w:t>
              </w:r>
            </w:ins>
          </w:p>
        </w:tc>
        <w:tc>
          <w:tcPr>
            <w:tcW w:w="3135" w:type="dxa"/>
          </w:tcPr>
          <w:p w14:paraId="74EB693F" w14:textId="77777777" w:rsidR="00686EE6" w:rsidRDefault="00553B33">
            <w:pPr>
              <w:cnfStyle w:val="000000010000" w:firstRow="0" w:lastRow="0" w:firstColumn="0" w:lastColumn="0" w:oddVBand="0" w:evenVBand="0" w:oddHBand="0" w:evenHBand="1" w:firstRowFirstColumn="0" w:firstRowLastColumn="0" w:lastRowFirstColumn="0" w:lastRowLastColumn="0"/>
            </w:pPr>
            <w:r>
              <w:rPr>
                <w:rPrChange w:id="292" w:author="Millicent  Mufambi" w:date="2026-06-02T12:54:00Z" w16du:dateUtc="2026-06-02T10:54:00Z">
                  <w:rPr>
                    <w:b/>
                  </w:rPr>
                </w:rPrChange>
              </w:rPr>
              <w:t xml:space="preserve">Consensus </w:t>
            </w:r>
            <w:del w:id="293" w:author="Millicent  Mufambi" w:date="2026-06-02T12:54:00Z" w16du:dateUtc="2026-06-02T10:54:00Z">
              <w:r>
                <w:rPr>
                  <w:b/>
                </w:rPr>
                <w:delText xml:space="preserve">correctly </w:delText>
              </w:r>
            </w:del>
            <w:r>
              <w:rPr>
                <w:rPrChange w:id="294" w:author="Millicent  Mufambi" w:date="2026-06-02T12:54:00Z" w16du:dateUtc="2026-06-02T10:54:00Z">
                  <w:rPr>
                    <w:b/>
                  </w:rPr>
                </w:rPrChange>
              </w:rPr>
              <w:t xml:space="preserve">caught </w:t>
            </w:r>
            <w:del w:id="295" w:author="Millicent  Mufambi" w:date="2026-06-02T12:54:00Z" w16du:dateUtc="2026-06-02T10:54:00Z">
              <w:r>
                <w:rPr>
                  <w:b/>
                </w:rPr>
                <w:delText>what baseline missed (all in BugsInPy)</w:delText>
              </w:r>
            </w:del>
            <w:ins w:id="296" w:author="Millicent  Mufambi" w:date="2026-06-02T12:54:00Z" w16du:dateUtc="2026-06-02T10:54:00Z">
              <w:r>
                <w:t>an unsafe fix the single agent committed</w:t>
              </w:r>
            </w:ins>
          </w:p>
        </w:tc>
      </w:tr>
      <w:tr w:rsidR="008563F6" w14:paraId="0C69C102"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41067DE" w14:textId="77777777" w:rsidR="00686EE6" w:rsidRDefault="00553B33">
            <w:r>
              <w:rPr>
                <w:rPrChange w:id="297" w:author="Millicent  Mufambi" w:date="2026-06-02T12:54:00Z" w16du:dateUtc="2026-06-02T10:54:00Z">
                  <w:rPr>
                    <w:b w:val="0"/>
                  </w:rPr>
                </w:rPrChange>
              </w:rPr>
              <w:t>Only consensus violated</w:t>
            </w:r>
          </w:p>
        </w:tc>
        <w:tc>
          <w:tcPr>
            <w:tcW w:w="3135" w:type="dxa"/>
          </w:tcPr>
          <w:p w14:paraId="746D77BA" w14:textId="77777777" w:rsidR="00686EE6" w:rsidRDefault="00553B33">
            <w:pPr>
              <w:cnfStyle w:val="000000100000" w:firstRow="0" w:lastRow="0" w:firstColumn="0" w:lastColumn="0" w:oddVBand="0" w:evenVBand="0" w:oddHBand="1" w:evenHBand="0" w:firstRowFirstColumn="0" w:firstRowLastColumn="0" w:lastRowFirstColumn="0" w:lastRowLastColumn="0"/>
            </w:pPr>
            <w:del w:id="298" w:author="Millicent  Mufambi" w:date="2026-06-02T12:54:00Z" w16du:dateUtc="2026-06-02T10:54:00Z">
              <w:r>
                <w:delText>0</w:delText>
              </w:r>
            </w:del>
            <w:ins w:id="299" w:author="Millicent  Mufambi" w:date="2026-06-02T12:54:00Z" w16du:dateUtc="2026-06-02T10:54:00Z">
              <w:r>
                <w:t>1</w:t>
              </w:r>
            </w:ins>
          </w:p>
        </w:tc>
        <w:tc>
          <w:tcPr>
            <w:tcW w:w="3135" w:type="dxa"/>
          </w:tcPr>
          <w:p w14:paraId="269710BC" w14:textId="77777777" w:rsidR="00686EE6" w:rsidRDefault="00553B33">
            <w:pPr>
              <w:cnfStyle w:val="000000100000" w:firstRow="0" w:lastRow="0" w:firstColumn="0" w:lastColumn="0" w:oddVBand="0" w:evenVBand="0" w:oddHBand="1" w:evenHBand="0" w:firstRowFirstColumn="0" w:firstRowLastColumn="0" w:lastRowFirstColumn="0" w:lastRowLastColumn="0"/>
            </w:pPr>
            <w:r>
              <w:t xml:space="preserve">Consensus </w:t>
            </w:r>
            <w:del w:id="300" w:author="Millicent  Mufambi" w:date="2026-06-02T12:54:00Z" w16du:dateUtc="2026-06-02T10:54:00Z">
              <w:r>
                <w:delText>was never wrong when baseline was right</w:delText>
              </w:r>
            </w:del>
            <w:ins w:id="301" w:author="Millicent  Mufambi" w:date="2026-06-02T12:54:00Z" w16du:dateUtc="2026-06-02T10:54:00Z">
              <w:r>
                <w:t>rejected or failed where the single agent passed</w:t>
              </w:r>
            </w:ins>
          </w:p>
        </w:tc>
      </w:tr>
      <w:tr w:rsidR="008563F6" w14:paraId="2896F838"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01E32DB" w14:textId="77777777" w:rsidR="00686EE6" w:rsidRDefault="00553B33">
            <w:r>
              <w:rPr>
                <w:rPrChange w:id="302" w:author="Millicent  Mufambi" w:date="2026-06-02T12:54:00Z" w16du:dateUtc="2026-06-02T10:54:00Z">
                  <w:rPr>
                    <w:b w:val="0"/>
                  </w:rPr>
                </w:rPrChange>
              </w:rPr>
              <w:t>Neither violated</w:t>
            </w:r>
          </w:p>
        </w:tc>
        <w:tc>
          <w:tcPr>
            <w:tcW w:w="3135" w:type="dxa"/>
          </w:tcPr>
          <w:p w14:paraId="3191E030" w14:textId="77777777" w:rsidR="00686EE6" w:rsidRDefault="00553B33">
            <w:pPr>
              <w:cnfStyle w:val="000000010000" w:firstRow="0" w:lastRow="0" w:firstColumn="0" w:lastColumn="0" w:oddVBand="0" w:evenVBand="0" w:oddHBand="0" w:evenHBand="1" w:firstRowFirstColumn="0" w:firstRowLastColumn="0" w:lastRowFirstColumn="0" w:lastRowLastColumn="0"/>
            </w:pPr>
            <w:del w:id="303" w:author="Millicent  Mufambi" w:date="2026-06-02T12:54:00Z" w16du:dateUtc="2026-06-02T10:54:00Z">
              <w:r>
                <w:delText>80</w:delText>
              </w:r>
            </w:del>
            <w:ins w:id="304" w:author="Millicent  Mufambi" w:date="2026-06-02T12:54:00Z" w16du:dateUtc="2026-06-02T10:54:00Z">
              <w:r>
                <w:t>74</w:t>
              </w:r>
            </w:ins>
          </w:p>
        </w:tc>
        <w:tc>
          <w:tcPr>
            <w:tcW w:w="3135" w:type="dxa"/>
          </w:tcPr>
          <w:p w14:paraId="4452691B" w14:textId="77777777" w:rsidR="00686EE6" w:rsidRDefault="00553B33">
            <w:pPr>
              <w:cnfStyle w:val="000000010000" w:firstRow="0" w:lastRow="0" w:firstColumn="0" w:lastColumn="0" w:oddVBand="0" w:evenVBand="0" w:oddHBand="0" w:evenHBand="1" w:firstRowFirstColumn="0" w:firstRowLastColumn="0" w:lastRowFirstColumn="0" w:lastRowLastColumn="0"/>
            </w:pPr>
            <w:r>
              <w:t xml:space="preserve">Both </w:t>
            </w:r>
            <w:del w:id="305" w:author="Millicent  Mufambi" w:date="2026-06-02T12:54:00Z" w16du:dateUtc="2026-06-02T10:54:00Z">
              <w:r>
                <w:delText>pipelines</w:delText>
              </w:r>
            </w:del>
            <w:ins w:id="306" w:author="Millicent  Mufambi" w:date="2026-06-02T12:54:00Z" w16du:dateUtc="2026-06-02T10:54:00Z">
              <w:r>
                <w:t>modes</w:t>
              </w:r>
            </w:ins>
            <w:r>
              <w:t xml:space="preserve"> handled cleanly (synthetic + e-commerce + </w:t>
            </w:r>
            <w:del w:id="307" w:author="Millicent  Mufambi" w:date="2026-06-02T12:54:00Z" w16du:dateUtc="2026-06-02T10:54:00Z">
              <w:r>
                <w:delText>10</w:delText>
              </w:r>
            </w:del>
            <w:ins w:id="308" w:author="Millicent  Mufambi" w:date="2026-06-02T12:54:00Z" w16du:dateUtc="2026-06-02T10:54:00Z">
              <w:r>
                <w:t>11</w:t>
              </w:r>
            </w:ins>
            <w:r>
              <w:t xml:space="preserve"> BugsInPy)</w:t>
            </w:r>
          </w:p>
        </w:tc>
      </w:tr>
    </w:tbl>
    <w:p w14:paraId="42BD33CA" w14:textId="77777777" w:rsidR="008563F6" w:rsidRDefault="008563F6"/>
    <w:p w14:paraId="6F78B61B" w14:textId="77777777" w:rsidR="008563F6" w:rsidRDefault="00553B33">
      <w:pPr>
        <w:spacing w:after="120"/>
        <w:jc w:val="both"/>
      </w:pPr>
      <w:r>
        <w:t xml:space="preserve">The asymmetry is strict. BFT-MAS produced zero safety violations against ten for the baseline over 90 paired bugs (Table 5), and all ten only-baseline failures come from real bugs in </w:t>
      </w:r>
      <w:ins w:id="309" w:author="Millicent  Mufambi" w:date="2026-06-02T12:54:00Z" w16du:dateUtc="2026-06-02T10:54:00Z">
        <w:r>
          <w:t xml:space="preserve">the </w:t>
        </w:r>
      </w:ins>
      <w:r>
        <w:t>PySnooper</w:t>
      </w:r>
      <w:del w:id="310" w:author="Millicent  Mufambi" w:date="2026-06-02T12:54:00Z" w16du:dateUtc="2026-06-02T10:54:00Z">
        <w:r>
          <w:delText>, thefuck, tqdm</w:delText>
        </w:r>
      </w:del>
      <w:r>
        <w:t xml:space="preserve"> and </w:t>
      </w:r>
      <w:del w:id="311" w:author="Millicent  Mufambi" w:date="2026-06-02T12:54:00Z" w16du:dateUtc="2026-06-02T10:54:00Z">
        <w:r>
          <w:delText>cookiecutter</w:delText>
        </w:r>
      </w:del>
      <w:ins w:id="312" w:author="Millicent  Mufambi" w:date="2026-06-02T12:54:00Z" w16du:dateUtc="2026-06-02T10:54:00Z">
        <w:r>
          <w:t>ansible projects</w:t>
        </w:r>
      </w:ins>
      <w:r>
        <w:t xml:space="preserve"> (Figure 3).</w:t>
      </w:r>
    </w:p>
    <w:p w14:paraId="04EF0EF7" w14:textId="77777777" w:rsidR="008563F6" w:rsidRDefault="00553B33">
      <w:pPr>
        <w:spacing w:before="160" w:after="80"/>
        <w:jc w:val="center"/>
      </w:pPr>
      <w:r>
        <w:rPr>
          <w:noProof/>
        </w:rPr>
        <w:drawing>
          <wp:inline distT="0" distB="0" distL="0" distR="0" wp14:anchorId="7D11190D" wp14:editId="13FAFFFC">
            <wp:extent cx="5486400" cy="54625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3_Pairwise.png"/>
                    <pic:cNvPicPr/>
                  </pic:nvPicPr>
                  <pic:blipFill>
                    <a:blip r:embed="rId10"/>
                    <a:stretch>
                      <a:fillRect/>
                    </a:stretch>
                  </pic:blipFill>
                  <pic:spPr>
                    <a:xfrm>
                      <a:off x="0" y="0"/>
                      <a:ext cx="5486400" cy="5462529"/>
                    </a:xfrm>
                    <a:prstGeom prst="rect">
                      <a:avLst/>
                    </a:prstGeom>
                  </pic:spPr>
                </pic:pic>
              </a:graphicData>
            </a:graphic>
          </wp:inline>
        </w:drawing>
      </w:r>
    </w:p>
    <w:p w14:paraId="621DD599" w14:textId="77777777" w:rsidR="008563F6" w:rsidRDefault="00553B33">
      <w:pPr>
        <w:spacing w:after="120"/>
        <w:jc w:val="both"/>
      </w:pPr>
      <w:r>
        <w:rPr>
          <w:b/>
        </w:rPr>
        <w:t>Figure 3.</w:t>
      </w:r>
      <w:r>
        <w:t xml:space="preserve"> Paired safety-violation outcomes across the 90-bug corpus. The top-right quadrant (10 cases) is the headline finding: in ten cases the consensus pipeline correctly rejected a fix that the single-agent baseline approved and the sandbox subsequently rejected. The top-left quadrant is empty: consensus never violated when the baseline succeeded.</w:t>
      </w:r>
    </w:p>
    <w:p w14:paraId="2D982D71" w14:textId="77777777" w:rsidR="008563F6" w:rsidRDefault="00553B33">
      <w:pPr>
        <w:keepNext/>
        <w:spacing w:before="240" w:after="120"/>
      </w:pPr>
      <w:r>
        <w:rPr>
          <w:b/>
          <w:sz w:val="24"/>
        </w:rPr>
        <w:t>6.3 Statistical Significance</w:t>
      </w:r>
    </w:p>
    <w:p w14:paraId="77B0E5E2" w14:textId="77777777" w:rsidR="008563F6" w:rsidRDefault="00553B33">
      <w:pPr>
        <w:spacing w:after="120"/>
        <w:jc w:val="both"/>
        <w:rPr>
          <w:del w:id="313" w:author="Millicent  Mufambi" w:date="2026-06-02T12:54:00Z" w16du:dateUtc="2026-06-02T10:54:00Z"/>
        </w:rPr>
      </w:pPr>
      <w:del w:id="314" w:author="Millicent  Mufambi" w:date="2026-06-02T12:54:00Z" w16du:dateUtc="2026-06-02T10:54:00Z">
        <w:r>
          <w:delText>Two tests on the paired safety outcomes agree. The Wilcoxon signed-rank test over the 90 cases gives W = 0, z = -2.803 and p = 0.0016, with every non-zero pair favouring BFT-MAS; BugsInPy alone gives the same numbers. McNemar's exact binomial form, used because one discordant cell is zero, gives p ≈ 0.0020. Both reject the null at α = 0.01.</w:delText>
        </w:r>
      </w:del>
    </w:p>
    <w:p w14:paraId="5B927154" w14:textId="77777777" w:rsidR="008563F6" w:rsidRDefault="00553B33">
      <w:pPr>
        <w:spacing w:after="120"/>
        <w:jc w:val="both"/>
        <w:rPr>
          <w:del w:id="315" w:author="Millicent  Mufambi" w:date="2026-06-02T12:54:00Z" w16du:dateUtc="2026-06-02T10:54:00Z"/>
        </w:rPr>
      </w:pPr>
      <w:del w:id="316" w:author="Millicent  Mufambi" w:date="2026-06-02T12:54:00Z" w16du:dateUtc="2026-06-02T10:54:00Z">
        <w:r>
          <w:delText>The same test on success rates favours the baseline, but only because it approves more fixes overall. Every consensus rejection on BugsInPy was correct, so the lower success rate reflects avoided violations, not missed repairs.</w:delText>
        </w:r>
      </w:del>
    </w:p>
    <w:p w14:paraId="4214203E" w14:textId="77777777" w:rsidR="008563F6" w:rsidRDefault="00553B33">
      <w:pPr>
        <w:spacing w:after="120"/>
        <w:jc w:val="both"/>
        <w:rPr>
          <w:ins w:id="317" w:author="Millicent  Mufambi" w:date="2026-06-02T12:54:00Z" w16du:dateUtc="2026-06-02T10:54:00Z"/>
        </w:rPr>
      </w:pPr>
      <w:ins w:id="318" w:author="Millicent  Mufambi" w:date="2026-06-02T12:54:00Z" w16du:dateUtc="2026-06-02T10:54:00Z">
        <w:r>
          <w:t xml:space="preserve">McNemar's exact test is the primary test here, the safety outcome being binary. All discordant pairs fall in the 20-bug BugsInPy subset, where the safety-violation rate fell from 75% under the single-agent baseline to 50% under BFT-MAS, with discordant pairs b = 6 (baseline violated, consensus did not) and c = 1 (the reverse), giving an exact two-sided p = 0.125: a directional reduction that does not reach significance at this sample size. The repair rate on the same subset rose from 25% to 50% (discordant </w:t>
        </w:r>
        <w:r>
          <w:t>6 to 1, McNemar p = 0.125), also directional. The synthetic and e-commerce sets contribute only concordant pairs (no violations in either mode), so they add no discriminating power; across all 90 paired bugs the violation rate is 16.7% for the baseline against 11.1% for consensus. We therefore rest the safety case on the deterministic Byzantine-tolerance results (Sections 6.6 and 6.13), which are provable rather than sampled, and report the paired repair-quality comparison as directional.</w:t>
        </w:r>
      </w:ins>
    </w:p>
    <w:p w14:paraId="1925BC59" w14:textId="77777777" w:rsidR="008563F6" w:rsidRDefault="00553B33">
      <w:pPr>
        <w:spacing w:after="120"/>
        <w:jc w:val="both"/>
        <w:rPr>
          <w:ins w:id="319" w:author="Millicent  Mufambi" w:date="2026-06-02T12:54:00Z" w16du:dateUtc="2026-06-02T10:54:00Z"/>
        </w:rPr>
      </w:pPr>
      <w:ins w:id="320" w:author="Millicent  Mufambi" w:date="2026-06-02T12:54:00Z" w16du:dateUtc="2026-06-02T10:54:00Z">
        <w:r>
          <w:t>On success rates consensus does directionally better than the baseline on the BugsInPy subset (50% against 25%), because the four independent validators admit more genuine fixes while the sandbox screens the rest. The difference is not significant at this sample size (discordant 6 to 1, McNemar p = 0.125), so we report it as directional rather than as a throughput claim.</w:t>
        </w:r>
      </w:ins>
    </w:p>
    <w:p w14:paraId="57B7634B" w14:textId="77777777" w:rsidR="008563F6" w:rsidRDefault="00553B33">
      <w:pPr>
        <w:keepNext/>
        <w:spacing w:before="240" w:after="120"/>
      </w:pPr>
      <w:r>
        <w:rPr>
          <w:b/>
          <w:sz w:val="24"/>
        </w:rPr>
        <w:t>6.4 Failure Decorrelation</w:t>
      </w:r>
    </w:p>
    <w:p w14:paraId="31692098" w14:textId="77777777" w:rsidR="008563F6" w:rsidRDefault="00553B33">
      <w:pPr>
        <w:spacing w:after="120"/>
        <w:jc w:val="both"/>
      </w:pPr>
      <w:r>
        <w:t xml:space="preserve">Mean pairwise validator agreement was </w:t>
      </w:r>
      <w:del w:id="321" w:author="Millicent  Mufambi" w:date="2026-06-02T12:54:00Z" w16du:dateUtc="2026-06-02T10:54:00Z">
        <w:r>
          <w:delText>about 0.97 across</w:delText>
        </w:r>
      </w:del>
      <w:ins w:id="322" w:author="Millicent  Mufambi" w:date="2026-06-02T12:54:00Z" w16du:dateUtc="2026-06-02T10:54:00Z">
        <w:r>
          <w:t>near 1.00 on</w:t>
        </w:r>
      </w:ins>
      <w:r>
        <w:t xml:space="preserve"> the </w:t>
      </w:r>
      <w:del w:id="323" w:author="Millicent  Mufambi" w:date="2026-06-02T12:54:00Z" w16du:dateUtc="2026-06-02T10:54:00Z">
        <w:r>
          <w:delText>datasets, so the two Ollama validators differed in roughly 3% of cases</w:delText>
        </w:r>
      </w:del>
      <w:ins w:id="324" w:author="Millicent  Mufambi" w:date="2026-06-02T12:54:00Z" w16du:dateUtc="2026-06-02T10:54:00Z">
        <w:r>
          <w:t>easy synthetic bugs but fell to 0.925 on the real BugsInPy bugs</w:t>
        </w:r>
      </w:ins>
      <w:r>
        <w:t xml:space="preserve"> (1.00 means lockstep, 0.50 independent votes), </w:t>
      </w:r>
      <w:del w:id="325" w:author="Millicent  Mufambi" w:date="2026-06-02T12:54:00Z" w16du:dateUtc="2026-06-02T10:54:00Z">
        <w:r>
          <w:delText xml:space="preserve">high partly because both run llama3.1:8b. The Consensus Lab runs </w:delText>
        </w:r>
      </w:del>
      <w:ins w:id="326" w:author="Millicent  Mufambi" w:date="2026-06-02T12:54:00Z" w16du:dateUtc="2026-06-02T10:54:00Z">
        <w:r>
          <w:t xml:space="preserve">so the </w:t>
        </w:r>
      </w:ins>
      <w:r>
        <w:t xml:space="preserve">four </w:t>
      </w:r>
      <w:del w:id="327" w:author="Millicent  Mufambi" w:date="2026-06-02T12:54:00Z" w16du:dateUtc="2026-06-02T10:54:00Z">
        <w:r>
          <w:delText>validators across</w:delText>
        </w:r>
      </w:del>
      <w:ins w:id="328" w:author="Millicent  Mufambi" w:date="2026-06-02T12:54:00Z" w16du:dateUtc="2026-06-02T10:54:00Z">
        <w:r>
          <w:t>cross-provider validators agreed on obvious fixes yet diverged on harder ones, producing</w:t>
        </w:r>
      </w:ins>
      <w:r>
        <w:t xml:space="preserve"> three </w:t>
      </w:r>
      <w:del w:id="329" w:author="Millicent  Mufambi" w:date="2026-06-02T12:54:00Z" w16du:dateUtc="2026-06-02T10:54:00Z">
        <w:r>
          <w:delText>families (llama3.1, codellama, mistral) for a stronger follow-up</w:delText>
        </w:r>
      </w:del>
      <w:ins w:id="330" w:author="Millicent  Mufambi" w:date="2026-06-02T12:54:00Z" w16du:dateUtc="2026-06-02T10:54:00Z">
        <w:r>
          <w:t>genuine split votes. Section 7.2 develops this decorrelation finding</w:t>
        </w:r>
      </w:ins>
      <w:r>
        <w:t>.</w:t>
      </w:r>
    </w:p>
    <w:p w14:paraId="291433B9" w14:textId="77777777" w:rsidR="008563F6" w:rsidRDefault="00553B33">
      <w:pPr>
        <w:keepNext/>
        <w:spacing w:before="240" w:after="120"/>
      </w:pPr>
      <w:r>
        <w:rPr>
          <w:b/>
          <w:sz w:val="24"/>
        </w:rPr>
        <w:t>6.5 Latency Profile</w:t>
      </w:r>
    </w:p>
    <w:p w14:paraId="07110525" w14:textId="77777777" w:rsidR="008563F6" w:rsidRDefault="00553B33">
      <w:pPr>
        <w:spacing w:after="120"/>
        <w:jc w:val="both"/>
      </w:pPr>
      <w:r>
        <w:t xml:space="preserve">Consensus is about </w:t>
      </w:r>
      <w:del w:id="331" w:author="Millicent  Mufambi" w:date="2026-06-02T12:54:00Z" w16du:dateUtc="2026-06-02T10:54:00Z">
        <w:r>
          <w:delText>2.0×</w:delText>
        </w:r>
      </w:del>
      <w:ins w:id="332" w:author="Millicent  Mufambi" w:date="2026-06-02T12:54:00Z" w16du:dateUtc="2026-06-02T10:54:00Z">
        <w:r>
          <w:t>three times</w:t>
        </w:r>
      </w:ins>
      <w:r>
        <w:t xml:space="preserve"> slower than the baseline on average (p50: synthetic 44.5 s vs 14.6 s, BugsInPy </w:t>
      </w:r>
      <w:del w:id="333" w:author="Millicent  Mufambi" w:date="2026-06-02T12:54:00Z" w16du:dateUtc="2026-06-02T10:54:00Z">
        <w:r>
          <w:delText>60.7</w:delText>
        </w:r>
      </w:del>
      <w:ins w:id="334" w:author="Millicent  Mufambi" w:date="2026-06-02T12:54:00Z" w16du:dateUtc="2026-06-02T10:54:00Z">
        <w:r>
          <w:t>160.5</w:t>
        </w:r>
      </w:ins>
      <w:r>
        <w:t xml:space="preserve"> s vs </w:t>
      </w:r>
      <w:del w:id="335" w:author="Millicent  Mufambi" w:date="2026-06-02T12:54:00Z" w16du:dateUtc="2026-06-02T10:54:00Z">
        <w:r>
          <w:delText>56.6</w:delText>
        </w:r>
      </w:del>
      <w:ins w:id="336" w:author="Millicent  Mufambi" w:date="2026-06-02T12:54:00Z" w16du:dateUtc="2026-06-02T10:54:00Z">
        <w:r>
          <w:t>41.4</w:t>
        </w:r>
      </w:ins>
      <w:r>
        <w:t xml:space="preserve"> s, e-commerce 50.7 s vs 18.4 s), dominated by the validator stage, since each CPU-bound Ollama validator takes 30 to 40 s and </w:t>
      </w:r>
      <w:del w:id="337" w:author="Millicent  Mufambi" w:date="2026-06-02T12:54:00Z" w16du:dateUtc="2026-06-02T10:54:00Z">
        <w:r>
          <w:delText>the two</w:delText>
        </w:r>
      </w:del>
      <w:ins w:id="338" w:author="Millicent  Mufambi" w:date="2026-06-02T12:54:00Z" w16du:dateUtc="2026-06-02T10:54:00Z">
        <w:r>
          <w:t>they</w:t>
        </w:r>
      </w:ins>
      <w:r>
        <w:t xml:space="preserve"> run concurrently. The protocol itself adds under 2 ms per round</w:t>
      </w:r>
      <w:del w:id="339" w:author="Millicent  Mufambi" w:date="2026-06-02T12:54:00Z" w16du:dateUtc="2026-06-02T10:54:00Z">
        <w:r>
          <w:delText>, and</w:delText>
        </w:r>
      </w:del>
      <w:ins w:id="340" w:author="Millicent  Mufambi" w:date="2026-06-02T12:54:00Z" w16du:dateUtc="2026-06-02T10:54:00Z">
        <w:r>
          <w:t>;</w:t>
        </w:r>
      </w:ins>
      <w:r>
        <w:t xml:space="preserve"> the gap </w:t>
      </w:r>
      <w:del w:id="341" w:author="Millicent  Mufambi" w:date="2026-06-02T12:54:00Z" w16du:dateUtc="2026-06-02T10:54:00Z">
        <w:r>
          <w:delText>narrows</w:delText>
        </w:r>
      </w:del>
      <w:ins w:id="342" w:author="Millicent  Mufambi" w:date="2026-06-02T12:54:00Z" w16du:dateUtc="2026-06-02T10:54:00Z">
        <w:r>
          <w:t>is widest</w:t>
        </w:r>
      </w:ins>
      <w:r>
        <w:t xml:space="preserve"> on BugsInPy</w:t>
      </w:r>
      <w:del w:id="343" w:author="Millicent  Mufambi" w:date="2026-06-02T12:54:00Z" w16du:dateUtc="2026-06-02T10:54:00Z">
        <w:r>
          <w:delText xml:space="preserve"> because the GPT-4o healer already takes longer on</w:delText>
        </w:r>
      </w:del>
      <w:ins w:id="344" w:author="Millicent  Mufambi" w:date="2026-06-02T12:54:00Z" w16du:dateUtc="2026-06-02T10:54:00Z">
        <w:r>
          <w:t>, where</w:t>
        </w:r>
      </w:ins>
      <w:r>
        <w:t xml:space="preserve"> hard real bugs</w:t>
      </w:r>
      <w:ins w:id="345" w:author="Millicent  Mufambi" w:date="2026-06-02T12:54:00Z" w16du:dateUtc="2026-06-02T10:54:00Z">
        <w:r>
          <w:t xml:space="preserve"> drive repeated repair attempts, each paying the full validator round</w:t>
        </w:r>
      </w:ins>
      <w:r>
        <w:t xml:space="preserve"> (Figure 4).</w:t>
      </w:r>
    </w:p>
    <w:p w14:paraId="32FF141D" w14:textId="77777777" w:rsidR="008563F6" w:rsidRDefault="00553B33">
      <w:pPr>
        <w:spacing w:before="160" w:after="80"/>
        <w:jc w:val="center"/>
      </w:pPr>
      <w:r>
        <w:rPr>
          <w:noProof/>
        </w:rPr>
        <w:drawing>
          <wp:inline distT="0" distB="0" distL="0" distR="0" wp14:anchorId="1F3B2E8E" wp14:editId="3C75C66B">
            <wp:extent cx="5486400" cy="30007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4_Latency.png"/>
                    <pic:cNvPicPr/>
                  </pic:nvPicPr>
                  <pic:blipFill>
                    <a:blip r:embed="rId11"/>
                    <a:stretch>
                      <a:fillRect/>
                    </a:stretch>
                  </pic:blipFill>
                  <pic:spPr>
                    <a:xfrm>
                      <a:off x="0" y="0"/>
                      <a:ext cx="5486400" cy="3000712"/>
                    </a:xfrm>
                    <a:prstGeom prst="rect">
                      <a:avLst/>
                    </a:prstGeom>
                  </pic:spPr>
                </pic:pic>
              </a:graphicData>
            </a:graphic>
          </wp:inline>
        </w:drawing>
      </w:r>
    </w:p>
    <w:p w14:paraId="7EB374CC" w14:textId="77777777" w:rsidR="008563F6" w:rsidRDefault="00553B33">
      <w:pPr>
        <w:spacing w:after="120"/>
        <w:jc w:val="both"/>
      </w:pPr>
      <w:r>
        <w:rPr>
          <w:rPrChange w:id="346" w:author="Millicent  Mufambi" w:date="2026-06-02T12:54:00Z" w16du:dateUtc="2026-06-02T10:54:00Z">
            <w:rPr>
              <w:b/>
            </w:rPr>
          </w:rPrChange>
        </w:rPr>
        <w:t>Figure 4.</w:t>
      </w:r>
      <w:r>
        <w:t xml:space="preserve"> Repair-duration distribution per dataset and pipeline mode. The consensus mode (blue) </w:t>
      </w:r>
      <w:del w:id="347" w:author="Millicent  Mufambi" w:date="2026-06-02T12:54:00Z" w16du:dateUtc="2026-06-02T10:54:00Z">
        <w:r>
          <w:delText>sits</w:delText>
        </w:r>
      </w:del>
      <w:ins w:id="348" w:author="Millicent  Mufambi" w:date="2026-06-02T12:54:00Z" w16du:dateUtc="2026-06-02T10:54:00Z">
        <w:r>
          <w:t>runs</w:t>
        </w:r>
      </w:ins>
      <w:r>
        <w:t xml:space="preserve"> roughly </w:t>
      </w:r>
      <w:del w:id="349" w:author="Millicent  Mufambi" w:date="2026-06-02T12:54:00Z" w16du:dateUtc="2026-06-02T10:54:00Z">
        <w:r>
          <w:delText>2.0× higher</w:delText>
        </w:r>
      </w:del>
      <w:ins w:id="350" w:author="Millicent  Mufambi" w:date="2026-06-02T12:54:00Z" w16du:dateUtc="2026-06-02T10:54:00Z">
        <w:r>
          <w:t>three times slower</w:t>
        </w:r>
      </w:ins>
      <w:r>
        <w:t xml:space="preserve"> than the single-agent baseline (amber) </w:t>
      </w:r>
      <w:del w:id="351" w:author="Millicent  Mufambi" w:date="2026-06-02T12:54:00Z" w16du:dateUtc="2026-06-02T10:54:00Z">
        <w:r>
          <w:delText>on the synthetic</w:delText>
        </w:r>
      </w:del>
      <w:ins w:id="352" w:author="Millicent  Mufambi" w:date="2026-06-02T12:54:00Z" w16du:dateUtc="2026-06-02T10:54:00Z">
        <w:r>
          <w:t>overall,</w:t>
        </w:r>
      </w:ins>
      <w:r>
        <w:t xml:space="preserve"> and </w:t>
      </w:r>
      <w:del w:id="353" w:author="Millicent  Mufambi" w:date="2026-06-02T12:54:00Z" w16du:dateUtc="2026-06-02T10:54:00Z">
        <w:r>
          <w:delText>e-commerce datasets, and only 1.07× higher</w:delText>
        </w:r>
      </w:del>
      <w:ins w:id="354" w:author="Millicent  Mufambi" w:date="2026-06-02T12:54:00Z" w16du:dateUtc="2026-06-02T10:54:00Z">
        <w:r>
          <w:t>the gap is widest</w:t>
        </w:r>
      </w:ins>
      <w:r>
        <w:t xml:space="preserve"> on BugsInPy </w:t>
      </w:r>
      <w:del w:id="355" w:author="Millicent  Mufambi" w:date="2026-06-02T12:54:00Z" w16du:dateUtc="2026-06-02T10:54:00Z">
        <w:r>
          <w:delText>because</w:delText>
        </w:r>
      </w:del>
      <w:ins w:id="356" w:author="Millicent  Mufambi" w:date="2026-06-02T12:54:00Z" w16du:dateUtc="2026-06-02T10:54:00Z">
        <w:r>
          <w:t>(about 3.9x), where</w:t>
        </w:r>
      </w:ins>
      <w:r>
        <w:t xml:space="preserve"> the </w:t>
      </w:r>
      <w:del w:id="357" w:author="Millicent  Mufambi" w:date="2026-06-02T12:54:00Z" w16du:dateUtc="2026-06-02T10:54:00Z">
        <w:r>
          <w:delText>upgraded healer takes longer on</w:delText>
        </w:r>
      </w:del>
      <w:ins w:id="358" w:author="Millicent  Mufambi" w:date="2026-06-02T12:54:00Z" w16du:dateUtc="2026-06-02T10:54:00Z">
        <w:r>
          <w:t>consensus pipeline makes repeated validator-gated repair attempts on hard</w:t>
        </w:r>
      </w:ins>
      <w:r>
        <w:t xml:space="preserve"> real bugs</w:t>
      </w:r>
      <w:del w:id="359" w:author="Millicent  Mufambi" w:date="2026-06-02T12:54:00Z" w16du:dateUtc="2026-06-02T10:54:00Z">
        <w:r>
          <w:delText xml:space="preserve"> in both modes</w:delText>
        </w:r>
      </w:del>
      <w:r>
        <w:t>. White diamonds mark the means; bold horizontal lines mark the medians.</w:t>
      </w:r>
    </w:p>
    <w:p w14:paraId="4594B543" w14:textId="77777777" w:rsidR="008563F6" w:rsidRDefault="00553B33">
      <w:pPr>
        <w:keepNext/>
        <w:spacing w:before="240" w:after="120"/>
      </w:pPr>
      <w:r>
        <w:rPr>
          <w:b/>
          <w:sz w:val="24"/>
        </w:rPr>
        <w:t>6.6 Byzantine Fault Tolerance Under Five Adversarial Behaviours</w:t>
      </w:r>
    </w:p>
    <w:p w14:paraId="74FAAE9E" w14:textId="77777777" w:rsidR="008563F6" w:rsidRDefault="00553B33">
      <w:pPr>
        <w:spacing w:after="120"/>
        <w:jc w:val="both"/>
      </w:pPr>
      <w:r>
        <w:t xml:space="preserve">To test the namesake property, one of the four </w:t>
      </w:r>
      <w:del w:id="360" w:author="Millicent  Mufambi" w:date="2026-06-02T12:54:00Z" w16du:dateUtc="2026-06-02T10:54:00Z">
        <w:r>
          <w:delText>agents</w:delText>
        </w:r>
      </w:del>
      <w:ins w:id="361" w:author="Millicent  Mufambi" w:date="2026-06-02T12:54:00Z" w16du:dateUtc="2026-06-02T10:54:00Z">
        <w:r>
          <w:t>independent validators</w:t>
        </w:r>
      </w:ins>
      <w:r>
        <w:t xml:space="preserve"> was wrapped in a ByzantineWrapper set to each of the five misbehaviours</w:t>
      </w:r>
      <w:del w:id="362" w:author="Millicent  Mufambi" w:date="2026-06-02T12:54:00Z" w16du:dateUtc="2026-06-02T10:54:00Z">
        <w:r>
          <w:delText>. Within the f = 1 model</w:delText>
        </w:r>
      </w:del>
      <w:ins w:id="363" w:author="Millicent  Mufambi" w:date="2026-06-02T12:54:00Z" w16du:dateUtc="2026-06-02T10:54:00Z">
        <w:r>
          <w:t>, leaving</w:t>
        </w:r>
      </w:ins>
      <w:r>
        <w:t xml:space="preserve"> three honest </w:t>
      </w:r>
      <w:del w:id="364" w:author="Millicent  Mufambi" w:date="2026-06-02T12:54:00Z" w16du:dateUtc="2026-06-02T10:54:00Z">
        <w:r>
          <w:delText xml:space="preserve">agents remain, and </w:delText>
        </w:r>
      </w:del>
      <w:ins w:id="365" w:author="Millicent  Mufambi" w:date="2026-06-02T12:54:00Z" w16du:dateUtc="2026-06-02T10:54:00Z">
        <w:r>
          <w:t xml:space="preserve">validators. With </w:t>
        </w:r>
      </w:ins>
      <w:r>
        <w:t>the 2f</w:t>
      </w:r>
      <w:del w:id="366" w:author="Millicent  Mufambi" w:date="2026-06-02T12:54:00Z" w16du:dateUtc="2026-06-02T10:54:00Z">
        <w:r>
          <w:delText>+</w:delText>
        </w:r>
      </w:del>
      <w:ins w:id="367" w:author="Millicent  Mufambi" w:date="2026-06-02T12:54:00Z" w16du:dateUtc="2026-06-02T10:54:00Z">
        <w:r>
          <w:t xml:space="preserve"> + </w:t>
        </w:r>
      </w:ins>
      <w:r>
        <w:t xml:space="preserve">1 = 3 </w:t>
      </w:r>
      <w:del w:id="368" w:author="Millicent  Mufambi" w:date="2026-06-02T12:54:00Z" w16du:dateUtc="2026-06-02T10:54:00Z">
        <w:r>
          <w:delText>prepare-</w:delText>
        </w:r>
      </w:del>
      <w:r>
        <w:t xml:space="preserve">quorum </w:t>
      </w:r>
      <w:ins w:id="369" w:author="Millicent  Mufambi" w:date="2026-06-02T12:54:00Z" w16du:dateUtc="2026-06-02T10:54:00Z">
        <w:r>
          <w:t xml:space="preserve">the three honest validators </w:t>
        </w:r>
      </w:ins>
      <w:r>
        <w:t xml:space="preserve">must </w:t>
      </w:r>
      <w:del w:id="370" w:author="Millicent  Mufambi" w:date="2026-06-02T12:54:00Z" w16du:dateUtc="2026-06-02T10:54:00Z">
        <w:r>
          <w:delText>be met by their</w:delText>
        </w:r>
      </w:del>
      <w:ins w:id="371" w:author="Millicent  Mufambi" w:date="2026-06-02T12:54:00Z" w16du:dateUtc="2026-06-02T10:54:00Z">
        <w:r>
          <w:t>agree for a fix to pass, so a single corrupted voter can neither force nor block a decision on its own. Across all five behaviours the system tolerated the corrupted validator: under always-reject and timeout the three honest validators still formed the quorum (liveness held, 3-of-4</w:t>
        </w:r>
      </w:ins>
      <w:r>
        <w:t xml:space="preserve"> votes</w:t>
      </w:r>
      <w:del w:id="372" w:author="Millicent  Mufambi" w:date="2026-06-02T12:54:00Z" w16du:dateUtc="2026-06-02T10:54:00Z">
        <w:r>
          <w:delText xml:space="preserve"> alone</w:delText>
        </w:r>
      </w:del>
      <w:ins w:id="373" w:author="Millicent  Mufambi" w:date="2026-06-02T12:54:00Z" w16du:dateUtc="2026-06-02T10:54:00Z">
        <w:r>
          <w:t>); under always-approve and random the lone extra accept never reached the quorum by itself (safety held); and malformed output was treated as a reject. Consensus formation and the safety outcome are therefore a genuine f = 1 BFT property, with the sandbox as a final backstop for the plausible-but-wrong fixes the validators admit</w:t>
        </w:r>
      </w:ins>
      <w:r>
        <w:t>.</w:t>
      </w:r>
    </w:p>
    <w:p w14:paraId="5009D716" w14:textId="77777777" w:rsidR="008563F6" w:rsidRDefault="00553B33">
      <w:pPr>
        <w:spacing w:after="120"/>
        <w:jc w:val="both"/>
      </w:pPr>
      <w:r>
        <w:rPr>
          <w:b/>
        </w:rPr>
        <w:t>Table 6</w:t>
      </w:r>
    </w:p>
    <w:p w14:paraId="248D5237" w14:textId="77777777" w:rsidR="008563F6" w:rsidRDefault="00553B33">
      <w:pPr>
        <w:spacing w:after="120"/>
        <w:jc w:val="both"/>
      </w:pPr>
      <w:r>
        <w:rPr>
          <w:b/>
        </w:rPr>
        <w:t>BYZANTINE FAULT-INJECTION RESULTS ON E-COMMERCE WITH ONE CORRUPTED VALIDATOR</w:t>
      </w:r>
    </w:p>
    <w:tbl>
      <w:tblPr>
        <w:tblStyle w:val="LightGrid-Accent1"/>
        <w:tblW w:w="0" w:type="auto"/>
        <w:tblLook w:val="04A0" w:firstRow="1" w:lastRow="0" w:firstColumn="1" w:lastColumn="0" w:noHBand="0" w:noVBand="1"/>
      </w:tblPr>
      <w:tblGrid>
        <w:gridCol w:w="1881"/>
        <w:gridCol w:w="1881"/>
        <w:gridCol w:w="1881"/>
        <w:gridCol w:w="1881"/>
        <w:gridCol w:w="1881"/>
      </w:tblGrid>
      <w:tr w:rsidR="008563F6" w14:paraId="77C290E1"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C97DF0C" w14:textId="77777777" w:rsidR="008563F6" w:rsidRDefault="00553B33">
            <w:pPr>
              <w:jc w:val="center"/>
            </w:pPr>
            <w:r>
              <w:t>Scenario</w:t>
            </w:r>
          </w:p>
        </w:tc>
        <w:tc>
          <w:tcPr>
            <w:tcW w:w="1881" w:type="dxa"/>
          </w:tcPr>
          <w:p w14:paraId="4954ABBF"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n</w:t>
            </w:r>
          </w:p>
        </w:tc>
        <w:tc>
          <w:tcPr>
            <w:tcW w:w="1881" w:type="dxa"/>
          </w:tcPr>
          <w:p w14:paraId="504D96CD"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Consensus success rate</w:t>
            </w:r>
          </w:p>
        </w:tc>
        <w:tc>
          <w:tcPr>
            <w:tcW w:w="1881" w:type="dxa"/>
          </w:tcPr>
          <w:p w14:paraId="4B9F1D33"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Safety violation rate</w:t>
            </w:r>
          </w:p>
        </w:tc>
        <w:tc>
          <w:tcPr>
            <w:tcW w:w="1881" w:type="dxa"/>
          </w:tcPr>
          <w:p w14:paraId="3230087E"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Mean pairwise validator agreement</w:t>
            </w:r>
          </w:p>
        </w:tc>
      </w:tr>
      <w:tr w:rsidR="008563F6" w14:paraId="73D0B476"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E3CF009" w14:textId="77777777" w:rsidR="00686EE6" w:rsidRDefault="00553B33">
            <w:r>
              <w:rPr>
                <w:rPrChange w:id="374" w:author="Millicent  Mufambi" w:date="2026-06-02T12:54:00Z" w16du:dateUtc="2026-06-02T10:54:00Z">
                  <w:rPr>
                    <w:b w:val="0"/>
                  </w:rPr>
                </w:rPrChange>
              </w:rPr>
              <w:t>Healthy (no fault)</w:t>
            </w:r>
          </w:p>
        </w:tc>
        <w:tc>
          <w:tcPr>
            <w:tcW w:w="1881" w:type="dxa"/>
          </w:tcPr>
          <w:p w14:paraId="02D1837B" w14:textId="77777777" w:rsidR="00686EE6" w:rsidRDefault="00553B33">
            <w:pPr>
              <w:cnfStyle w:val="000000100000" w:firstRow="0" w:lastRow="0" w:firstColumn="0" w:lastColumn="0" w:oddVBand="0" w:evenVBand="0" w:oddHBand="1" w:evenHBand="0" w:firstRowFirstColumn="0" w:firstRowLastColumn="0" w:lastRowFirstColumn="0" w:lastRowLastColumn="0"/>
            </w:pPr>
            <w:r>
              <w:t>10</w:t>
            </w:r>
          </w:p>
        </w:tc>
        <w:tc>
          <w:tcPr>
            <w:tcW w:w="1881" w:type="dxa"/>
          </w:tcPr>
          <w:p w14:paraId="3AADC30D" w14:textId="77777777" w:rsidR="00686EE6" w:rsidRDefault="00553B33">
            <w:pPr>
              <w:cnfStyle w:val="000000100000" w:firstRow="0" w:lastRow="0" w:firstColumn="0" w:lastColumn="0" w:oddVBand="0" w:evenVBand="0" w:oddHBand="1" w:evenHBand="0" w:firstRowFirstColumn="0" w:firstRowLastColumn="0" w:lastRowFirstColumn="0" w:lastRowLastColumn="0"/>
            </w:pPr>
            <w:r>
              <w:t>1.000</w:t>
            </w:r>
          </w:p>
        </w:tc>
        <w:tc>
          <w:tcPr>
            <w:tcW w:w="1881" w:type="dxa"/>
          </w:tcPr>
          <w:p w14:paraId="37209A80" w14:textId="77777777" w:rsidR="00686EE6" w:rsidRDefault="00553B33">
            <w:pPr>
              <w:cnfStyle w:val="000000100000" w:firstRow="0" w:lastRow="0" w:firstColumn="0" w:lastColumn="0" w:oddVBand="0" w:evenVBand="0" w:oddHBand="1" w:evenHBand="0" w:firstRowFirstColumn="0" w:firstRowLastColumn="0" w:lastRowFirstColumn="0" w:lastRowLastColumn="0"/>
            </w:pPr>
            <w:r>
              <w:t>0.000</w:t>
            </w:r>
          </w:p>
        </w:tc>
        <w:tc>
          <w:tcPr>
            <w:tcW w:w="1881" w:type="dxa"/>
          </w:tcPr>
          <w:p w14:paraId="78D3E3A2" w14:textId="77777777" w:rsidR="00686EE6" w:rsidRDefault="00553B33">
            <w:pPr>
              <w:cnfStyle w:val="000000100000" w:firstRow="0" w:lastRow="0" w:firstColumn="0" w:lastColumn="0" w:oddVBand="0" w:evenVBand="0" w:oddHBand="1" w:evenHBand="0" w:firstRowFirstColumn="0" w:firstRowLastColumn="0" w:lastRowFirstColumn="0" w:lastRowLastColumn="0"/>
            </w:pPr>
            <w:r>
              <w:t>1.000</w:t>
            </w:r>
          </w:p>
        </w:tc>
      </w:tr>
      <w:tr w:rsidR="008563F6" w14:paraId="3F8DFE1E"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8A80163" w14:textId="77777777" w:rsidR="00686EE6" w:rsidRDefault="00553B33">
            <w:r>
              <w:rPr>
                <w:rPrChange w:id="375" w:author="Millicent  Mufambi" w:date="2026-06-02T12:54:00Z" w16du:dateUtc="2026-06-02T10:54:00Z">
                  <w:rPr>
                    <w:rFonts w:ascii="Consolas" w:hAnsi="Consolas"/>
                    <w:b w:val="0"/>
                    <w:sz w:val="20"/>
                  </w:rPr>
                </w:rPrChange>
              </w:rPr>
              <w:t>always_reject</w:t>
            </w:r>
            <w:r>
              <w:rPr>
                <w:rPrChange w:id="376" w:author="Millicent  Mufambi" w:date="2026-06-02T12:54:00Z" w16du:dateUtc="2026-06-02T10:54:00Z">
                  <w:rPr>
                    <w:b w:val="0"/>
                  </w:rPr>
                </w:rPrChange>
              </w:rPr>
              <w:t xml:space="preserve"> (DoS)</w:t>
            </w:r>
          </w:p>
        </w:tc>
        <w:tc>
          <w:tcPr>
            <w:tcW w:w="1881" w:type="dxa"/>
          </w:tcPr>
          <w:p w14:paraId="504A09CE" w14:textId="77777777" w:rsidR="00686EE6" w:rsidRDefault="00553B33">
            <w:pPr>
              <w:cnfStyle w:val="000000010000" w:firstRow="0" w:lastRow="0" w:firstColumn="0" w:lastColumn="0" w:oddVBand="0" w:evenVBand="0" w:oddHBand="0" w:evenHBand="1" w:firstRowFirstColumn="0" w:firstRowLastColumn="0" w:lastRowFirstColumn="0" w:lastRowLastColumn="0"/>
            </w:pPr>
            <w:r>
              <w:t>10</w:t>
            </w:r>
          </w:p>
        </w:tc>
        <w:tc>
          <w:tcPr>
            <w:tcW w:w="1881" w:type="dxa"/>
          </w:tcPr>
          <w:p w14:paraId="436711AE" w14:textId="77777777" w:rsidR="00686EE6" w:rsidRDefault="00553B33">
            <w:pPr>
              <w:cnfStyle w:val="000000010000" w:firstRow="0" w:lastRow="0" w:firstColumn="0" w:lastColumn="0" w:oddVBand="0" w:evenVBand="0" w:oddHBand="0" w:evenHBand="1" w:firstRowFirstColumn="0" w:firstRowLastColumn="0" w:lastRowFirstColumn="0" w:lastRowLastColumn="0"/>
            </w:pPr>
            <w:r>
              <w:rPr>
                <w:rPrChange w:id="377" w:author="Millicent  Mufambi" w:date="2026-06-02T12:54:00Z" w16du:dateUtc="2026-06-02T10:54:00Z">
                  <w:rPr>
                    <w:b/>
                  </w:rPr>
                </w:rPrChange>
              </w:rPr>
              <w:t>1.000</w:t>
            </w:r>
          </w:p>
        </w:tc>
        <w:tc>
          <w:tcPr>
            <w:tcW w:w="1881" w:type="dxa"/>
          </w:tcPr>
          <w:p w14:paraId="641E24FD" w14:textId="77777777" w:rsidR="00686EE6" w:rsidRDefault="00553B33">
            <w:pPr>
              <w:cnfStyle w:val="000000010000" w:firstRow="0" w:lastRow="0" w:firstColumn="0" w:lastColumn="0" w:oddVBand="0" w:evenVBand="0" w:oddHBand="0" w:evenHBand="1" w:firstRowFirstColumn="0" w:firstRowLastColumn="0" w:lastRowFirstColumn="0" w:lastRowLastColumn="0"/>
            </w:pPr>
            <w:r>
              <w:t>0.000</w:t>
            </w:r>
          </w:p>
        </w:tc>
        <w:tc>
          <w:tcPr>
            <w:tcW w:w="1881" w:type="dxa"/>
          </w:tcPr>
          <w:p w14:paraId="737DE383" w14:textId="77777777" w:rsidR="00686EE6" w:rsidRDefault="00553B33">
            <w:pPr>
              <w:cnfStyle w:val="000000010000" w:firstRow="0" w:lastRow="0" w:firstColumn="0" w:lastColumn="0" w:oddVBand="0" w:evenVBand="0" w:oddHBand="0" w:evenHBand="1" w:firstRowFirstColumn="0" w:firstRowLastColumn="0" w:lastRowFirstColumn="0" w:lastRowLastColumn="0"/>
            </w:pPr>
            <w:r>
              <w:t>0.</w:t>
            </w:r>
            <w:del w:id="378" w:author="Millicent  Mufambi" w:date="2026-06-02T12:54:00Z" w16du:dateUtc="2026-06-02T10:54:00Z">
              <w:r>
                <w:delText>000</w:delText>
              </w:r>
            </w:del>
            <w:ins w:id="379" w:author="Millicent  Mufambi" w:date="2026-06-02T12:54:00Z" w16du:dateUtc="2026-06-02T10:54:00Z">
              <w:r>
                <w:t>500</w:t>
              </w:r>
            </w:ins>
          </w:p>
        </w:tc>
      </w:tr>
      <w:tr w:rsidR="008563F6" w14:paraId="19DA6FFF"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55AA388" w14:textId="77777777" w:rsidR="00686EE6" w:rsidRDefault="00553B33">
            <w:r>
              <w:rPr>
                <w:rPrChange w:id="380" w:author="Millicent  Mufambi" w:date="2026-06-02T12:54:00Z" w16du:dateUtc="2026-06-02T10:54:00Z">
                  <w:rPr>
                    <w:rFonts w:ascii="Consolas" w:hAnsi="Consolas"/>
                    <w:b w:val="0"/>
                    <w:sz w:val="20"/>
                  </w:rPr>
                </w:rPrChange>
              </w:rPr>
              <w:t>always_approve</w:t>
            </w:r>
          </w:p>
        </w:tc>
        <w:tc>
          <w:tcPr>
            <w:tcW w:w="1881" w:type="dxa"/>
          </w:tcPr>
          <w:p w14:paraId="4140820E" w14:textId="77777777" w:rsidR="00686EE6" w:rsidRDefault="00553B33">
            <w:pPr>
              <w:cnfStyle w:val="000000100000" w:firstRow="0" w:lastRow="0" w:firstColumn="0" w:lastColumn="0" w:oddVBand="0" w:evenVBand="0" w:oddHBand="1" w:evenHBand="0" w:firstRowFirstColumn="0" w:firstRowLastColumn="0" w:lastRowFirstColumn="0" w:lastRowLastColumn="0"/>
            </w:pPr>
            <w:del w:id="381" w:author="Millicent  Mufambi" w:date="2026-06-02T12:54:00Z" w16du:dateUtc="2026-06-02T10:54:00Z">
              <w:r>
                <w:delText>5</w:delText>
              </w:r>
            </w:del>
            <w:ins w:id="382" w:author="Millicent  Mufambi" w:date="2026-06-02T12:54:00Z" w16du:dateUtc="2026-06-02T10:54:00Z">
              <w:r>
                <w:t>10</w:t>
              </w:r>
            </w:ins>
          </w:p>
        </w:tc>
        <w:tc>
          <w:tcPr>
            <w:tcW w:w="1881" w:type="dxa"/>
          </w:tcPr>
          <w:p w14:paraId="62CA3145" w14:textId="77777777" w:rsidR="00686EE6" w:rsidRDefault="00553B33">
            <w:pPr>
              <w:cnfStyle w:val="000000100000" w:firstRow="0" w:lastRow="0" w:firstColumn="0" w:lastColumn="0" w:oddVBand="0" w:evenVBand="0" w:oddHBand="1" w:evenHBand="0" w:firstRowFirstColumn="0" w:firstRowLastColumn="0" w:lastRowFirstColumn="0" w:lastRowLastColumn="0"/>
            </w:pPr>
            <w:r>
              <w:rPr>
                <w:rPrChange w:id="383" w:author="Millicent  Mufambi" w:date="2026-06-02T12:54:00Z" w16du:dateUtc="2026-06-02T10:54:00Z">
                  <w:rPr>
                    <w:b/>
                  </w:rPr>
                </w:rPrChange>
              </w:rPr>
              <w:t>1.000</w:t>
            </w:r>
          </w:p>
        </w:tc>
        <w:tc>
          <w:tcPr>
            <w:tcW w:w="1881" w:type="dxa"/>
          </w:tcPr>
          <w:p w14:paraId="01D10A46" w14:textId="77777777" w:rsidR="00686EE6" w:rsidRDefault="00553B33">
            <w:pPr>
              <w:cnfStyle w:val="000000100000" w:firstRow="0" w:lastRow="0" w:firstColumn="0" w:lastColumn="0" w:oddVBand="0" w:evenVBand="0" w:oddHBand="1" w:evenHBand="0" w:firstRowFirstColumn="0" w:firstRowLastColumn="0" w:lastRowFirstColumn="0" w:lastRowLastColumn="0"/>
            </w:pPr>
            <w:r>
              <w:t>0.</w:t>
            </w:r>
            <w:del w:id="384" w:author="Millicent  Mufambi" w:date="2026-06-02T12:54:00Z" w16du:dateUtc="2026-06-02T10:54:00Z">
              <w:r>
                <w:delText>400</w:delText>
              </w:r>
            </w:del>
            <w:ins w:id="385" w:author="Millicent  Mufambi" w:date="2026-06-02T12:54:00Z" w16du:dateUtc="2026-06-02T10:54:00Z">
              <w:r>
                <w:t>100</w:t>
              </w:r>
            </w:ins>
          </w:p>
        </w:tc>
        <w:tc>
          <w:tcPr>
            <w:tcW w:w="1881" w:type="dxa"/>
          </w:tcPr>
          <w:p w14:paraId="4B83C99D" w14:textId="77777777" w:rsidR="00686EE6" w:rsidRDefault="00553B33">
            <w:pPr>
              <w:cnfStyle w:val="000000100000" w:firstRow="0" w:lastRow="0" w:firstColumn="0" w:lastColumn="0" w:oddVBand="0" w:evenVBand="0" w:oddHBand="1" w:evenHBand="0" w:firstRowFirstColumn="0" w:firstRowLastColumn="0" w:lastRowFirstColumn="0" w:lastRowLastColumn="0"/>
            </w:pPr>
            <w:del w:id="386" w:author="Millicent  Mufambi" w:date="2026-06-02T12:54:00Z" w16du:dateUtc="2026-06-02T10:54:00Z">
              <w:r>
                <w:delText>0</w:delText>
              </w:r>
            </w:del>
            <w:ins w:id="387" w:author="Millicent  Mufambi" w:date="2026-06-02T12:54:00Z" w16du:dateUtc="2026-06-02T10:54:00Z">
              <w:r>
                <w:t>1</w:t>
              </w:r>
            </w:ins>
            <w:r>
              <w:t>.000</w:t>
            </w:r>
          </w:p>
        </w:tc>
      </w:tr>
      <w:tr w:rsidR="008563F6" w14:paraId="3E734658"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C073997" w14:textId="77777777" w:rsidR="00686EE6" w:rsidRDefault="00553B33">
            <w:r>
              <w:rPr>
                <w:rPrChange w:id="388" w:author="Millicent  Mufambi" w:date="2026-06-02T12:54:00Z" w16du:dateUtc="2026-06-02T10:54:00Z">
                  <w:rPr>
                    <w:rFonts w:ascii="Consolas" w:hAnsi="Consolas"/>
                    <w:b w:val="0"/>
                    <w:sz w:val="20"/>
                  </w:rPr>
                </w:rPrChange>
              </w:rPr>
              <w:t>random</w:t>
            </w:r>
          </w:p>
        </w:tc>
        <w:tc>
          <w:tcPr>
            <w:tcW w:w="1881" w:type="dxa"/>
          </w:tcPr>
          <w:p w14:paraId="6C393948" w14:textId="77777777" w:rsidR="00686EE6" w:rsidRDefault="00553B33">
            <w:pPr>
              <w:cnfStyle w:val="000000010000" w:firstRow="0" w:lastRow="0" w:firstColumn="0" w:lastColumn="0" w:oddVBand="0" w:evenVBand="0" w:oddHBand="0" w:evenHBand="1" w:firstRowFirstColumn="0" w:firstRowLastColumn="0" w:lastRowFirstColumn="0" w:lastRowLastColumn="0"/>
            </w:pPr>
            <w:del w:id="389" w:author="Millicent  Mufambi" w:date="2026-06-02T12:54:00Z" w16du:dateUtc="2026-06-02T10:54:00Z">
              <w:r>
                <w:delText>5</w:delText>
              </w:r>
            </w:del>
            <w:ins w:id="390" w:author="Millicent  Mufambi" w:date="2026-06-02T12:54:00Z" w16du:dateUtc="2026-06-02T10:54:00Z">
              <w:r>
                <w:t>10</w:t>
              </w:r>
            </w:ins>
          </w:p>
        </w:tc>
        <w:tc>
          <w:tcPr>
            <w:tcW w:w="1881" w:type="dxa"/>
          </w:tcPr>
          <w:p w14:paraId="6A5780DB" w14:textId="77777777" w:rsidR="00686EE6" w:rsidRDefault="00553B33">
            <w:pPr>
              <w:cnfStyle w:val="000000010000" w:firstRow="0" w:lastRow="0" w:firstColumn="0" w:lastColumn="0" w:oddVBand="0" w:evenVBand="0" w:oddHBand="0" w:evenHBand="1" w:firstRowFirstColumn="0" w:firstRowLastColumn="0" w:lastRowFirstColumn="0" w:lastRowLastColumn="0"/>
            </w:pPr>
            <w:r>
              <w:rPr>
                <w:rPrChange w:id="391" w:author="Millicent  Mufambi" w:date="2026-06-02T12:54:00Z" w16du:dateUtc="2026-06-02T10:54:00Z">
                  <w:rPr>
                    <w:b/>
                  </w:rPr>
                </w:rPrChange>
              </w:rPr>
              <w:t>1.000</w:t>
            </w:r>
          </w:p>
        </w:tc>
        <w:tc>
          <w:tcPr>
            <w:tcW w:w="1881" w:type="dxa"/>
          </w:tcPr>
          <w:p w14:paraId="39F73B95" w14:textId="77777777" w:rsidR="00686EE6" w:rsidRDefault="00553B33">
            <w:pPr>
              <w:cnfStyle w:val="000000010000" w:firstRow="0" w:lastRow="0" w:firstColumn="0" w:lastColumn="0" w:oddVBand="0" w:evenVBand="0" w:oddHBand="0" w:evenHBand="1" w:firstRowFirstColumn="0" w:firstRowLastColumn="0" w:lastRowFirstColumn="0" w:lastRowLastColumn="0"/>
            </w:pPr>
            <w:r>
              <w:t>0.</w:t>
            </w:r>
            <w:del w:id="392" w:author="Millicent  Mufambi" w:date="2026-06-02T12:54:00Z" w16du:dateUtc="2026-06-02T10:54:00Z">
              <w:r>
                <w:delText>200</w:delText>
              </w:r>
            </w:del>
            <w:ins w:id="393" w:author="Millicent  Mufambi" w:date="2026-06-02T12:54:00Z" w16du:dateUtc="2026-06-02T10:54:00Z">
              <w:r>
                <w:t>100</w:t>
              </w:r>
            </w:ins>
          </w:p>
        </w:tc>
        <w:tc>
          <w:tcPr>
            <w:tcW w:w="1881" w:type="dxa"/>
          </w:tcPr>
          <w:p w14:paraId="5CB59DCA" w14:textId="77777777" w:rsidR="00686EE6" w:rsidRDefault="00553B33">
            <w:pPr>
              <w:cnfStyle w:val="000000010000" w:firstRow="0" w:lastRow="0" w:firstColumn="0" w:lastColumn="0" w:oddVBand="0" w:evenVBand="0" w:oddHBand="0" w:evenHBand="1" w:firstRowFirstColumn="0" w:firstRowLastColumn="0" w:lastRowFirstColumn="0" w:lastRowLastColumn="0"/>
            </w:pPr>
            <w:del w:id="394" w:author="Millicent  Mufambi" w:date="2026-06-02T12:54:00Z" w16du:dateUtc="2026-06-02T10:54:00Z">
              <w:r>
                <w:delText>varies</w:delText>
              </w:r>
            </w:del>
            <w:ins w:id="395" w:author="Millicent  Mufambi" w:date="2026-06-02T12:54:00Z" w16du:dateUtc="2026-06-02T10:54:00Z">
              <w:r>
                <w:t>0.700</w:t>
              </w:r>
            </w:ins>
          </w:p>
        </w:tc>
      </w:tr>
      <w:tr w:rsidR="008563F6" w14:paraId="6DF303E7" w14:textId="77777777" w:rsidTr="008563F6">
        <w:trPr>
          <w:cnfStyle w:val="000000100000" w:firstRow="0" w:lastRow="0" w:firstColumn="0" w:lastColumn="0" w:oddVBand="0" w:evenVBand="0" w:oddHBand="1" w:evenHBand="0" w:firstRowFirstColumn="0" w:firstRowLastColumn="0" w:lastRowFirstColumn="0" w:lastRowLastColumn="0"/>
          <w:ins w:id="396" w:author="Millicent  Mufambi" w:date="2026-06-02T12:54:00Z" w16du:dateUtc="2026-06-02T10:54:00Z"/>
        </w:trPr>
        <w:tc>
          <w:tcPr>
            <w:cnfStyle w:val="001000000000" w:firstRow="0" w:lastRow="0" w:firstColumn="1" w:lastColumn="0" w:oddVBand="0" w:evenVBand="0" w:oddHBand="0" w:evenHBand="0" w:firstRowFirstColumn="0" w:firstRowLastColumn="0" w:lastRowFirstColumn="0" w:lastRowLastColumn="0"/>
            <w:tcW w:w="1881" w:type="dxa"/>
          </w:tcPr>
          <w:p w14:paraId="675E7063" w14:textId="77777777" w:rsidR="00686EE6" w:rsidRDefault="00553B33">
            <w:pPr>
              <w:rPr>
                <w:ins w:id="397" w:author="Millicent  Mufambi" w:date="2026-06-02T12:54:00Z" w16du:dateUtc="2026-06-02T10:54:00Z"/>
              </w:rPr>
            </w:pPr>
            <w:ins w:id="398" w:author="Millicent  Mufambi" w:date="2026-06-02T12:54:00Z" w16du:dateUtc="2026-06-02T10:54:00Z">
              <w:r>
                <w:t>timeout / crash</w:t>
              </w:r>
            </w:ins>
          </w:p>
        </w:tc>
        <w:tc>
          <w:tcPr>
            <w:tcW w:w="1881" w:type="dxa"/>
          </w:tcPr>
          <w:p w14:paraId="2D0A7EAD" w14:textId="77777777" w:rsidR="00686EE6" w:rsidRDefault="00553B33">
            <w:pPr>
              <w:cnfStyle w:val="000000100000" w:firstRow="0" w:lastRow="0" w:firstColumn="0" w:lastColumn="0" w:oddVBand="0" w:evenVBand="0" w:oddHBand="1" w:evenHBand="0" w:firstRowFirstColumn="0" w:firstRowLastColumn="0" w:lastRowFirstColumn="0" w:lastRowLastColumn="0"/>
              <w:rPr>
                <w:ins w:id="399" w:author="Millicent  Mufambi" w:date="2026-06-02T12:54:00Z" w16du:dateUtc="2026-06-02T10:54:00Z"/>
              </w:rPr>
            </w:pPr>
            <w:ins w:id="400" w:author="Millicent  Mufambi" w:date="2026-06-02T12:54:00Z" w16du:dateUtc="2026-06-02T10:54:00Z">
              <w:r>
                <w:t>10</w:t>
              </w:r>
            </w:ins>
          </w:p>
        </w:tc>
        <w:tc>
          <w:tcPr>
            <w:tcW w:w="1881" w:type="dxa"/>
          </w:tcPr>
          <w:p w14:paraId="06AA7E3B" w14:textId="77777777" w:rsidR="00686EE6" w:rsidRDefault="00553B33">
            <w:pPr>
              <w:cnfStyle w:val="000000100000" w:firstRow="0" w:lastRow="0" w:firstColumn="0" w:lastColumn="0" w:oddVBand="0" w:evenVBand="0" w:oddHBand="1" w:evenHBand="0" w:firstRowFirstColumn="0" w:firstRowLastColumn="0" w:lastRowFirstColumn="0" w:lastRowLastColumn="0"/>
              <w:rPr>
                <w:ins w:id="401" w:author="Millicent  Mufambi" w:date="2026-06-02T12:54:00Z" w16du:dateUtc="2026-06-02T10:54:00Z"/>
              </w:rPr>
            </w:pPr>
            <w:ins w:id="402" w:author="Millicent  Mufambi" w:date="2026-06-02T12:54:00Z" w16du:dateUtc="2026-06-02T10:54:00Z">
              <w:r>
                <w:t>0.900</w:t>
              </w:r>
            </w:ins>
          </w:p>
        </w:tc>
        <w:tc>
          <w:tcPr>
            <w:tcW w:w="1881" w:type="dxa"/>
          </w:tcPr>
          <w:p w14:paraId="55B94691" w14:textId="77777777" w:rsidR="00686EE6" w:rsidRDefault="00553B33">
            <w:pPr>
              <w:cnfStyle w:val="000000100000" w:firstRow="0" w:lastRow="0" w:firstColumn="0" w:lastColumn="0" w:oddVBand="0" w:evenVBand="0" w:oddHBand="1" w:evenHBand="0" w:firstRowFirstColumn="0" w:firstRowLastColumn="0" w:lastRowFirstColumn="0" w:lastRowLastColumn="0"/>
              <w:rPr>
                <w:ins w:id="403" w:author="Millicent  Mufambi" w:date="2026-06-02T12:54:00Z" w16du:dateUtc="2026-06-02T10:54:00Z"/>
              </w:rPr>
            </w:pPr>
            <w:ins w:id="404" w:author="Millicent  Mufambi" w:date="2026-06-02T12:54:00Z" w16du:dateUtc="2026-06-02T10:54:00Z">
              <w:r>
                <w:t>0.000</w:t>
              </w:r>
            </w:ins>
          </w:p>
        </w:tc>
        <w:tc>
          <w:tcPr>
            <w:tcW w:w="1881" w:type="dxa"/>
          </w:tcPr>
          <w:p w14:paraId="3FD51E2A" w14:textId="77777777" w:rsidR="00686EE6" w:rsidRDefault="00553B33">
            <w:pPr>
              <w:cnfStyle w:val="000000100000" w:firstRow="0" w:lastRow="0" w:firstColumn="0" w:lastColumn="0" w:oddVBand="0" w:evenVBand="0" w:oddHBand="1" w:evenHBand="0" w:firstRowFirstColumn="0" w:firstRowLastColumn="0" w:lastRowFirstColumn="0" w:lastRowLastColumn="0"/>
              <w:rPr>
                <w:ins w:id="405" w:author="Millicent  Mufambi" w:date="2026-06-02T12:54:00Z" w16du:dateUtc="2026-06-02T10:54:00Z"/>
              </w:rPr>
            </w:pPr>
            <w:ins w:id="406" w:author="Millicent  Mufambi" w:date="2026-06-02T12:54:00Z" w16du:dateUtc="2026-06-02T10:54:00Z">
              <w:r>
                <w:t>0.500</w:t>
              </w:r>
            </w:ins>
          </w:p>
        </w:tc>
      </w:tr>
      <w:tr w:rsidR="00686EE6" w14:paraId="7A7C85E4" w14:textId="77777777" w:rsidTr="00686E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1EE99C2C" w14:textId="77777777" w:rsidR="00686EE6" w:rsidRDefault="00553B33">
            <w:ins w:id="407" w:author="Millicent  Mufambi" w:date="2026-06-02T12:54:00Z" w16du:dateUtc="2026-06-02T10:54:00Z">
              <w:r>
                <w:t>malformed (</w:t>
              </w:r>
            </w:ins>
            <w:r>
              <w:rPr>
                <w:rPrChange w:id="408" w:author="Millicent  Mufambi" w:date="2026-06-02T12:54:00Z" w16du:dateUtc="2026-06-02T10:54:00Z">
                  <w:rPr>
                    <w:rFonts w:ascii="Consolas" w:hAnsi="Consolas"/>
                    <w:b w:val="0"/>
                    <w:sz w:val="20"/>
                  </w:rPr>
                </w:rPrChange>
              </w:rPr>
              <w:t>garbage</w:t>
            </w:r>
            <w:ins w:id="409" w:author="Millicent  Mufambi" w:date="2026-06-02T12:54:00Z" w16du:dateUtc="2026-06-02T10:54:00Z">
              <w:r>
                <w:t>)</w:t>
              </w:r>
            </w:ins>
          </w:p>
        </w:tc>
        <w:tc>
          <w:tcPr>
            <w:tcW w:w="1881" w:type="dxa"/>
          </w:tcPr>
          <w:p w14:paraId="03190327" w14:textId="77777777" w:rsidR="00686EE6" w:rsidRDefault="00553B33">
            <w:pPr>
              <w:cnfStyle w:val="000000010000" w:firstRow="0" w:lastRow="0" w:firstColumn="0" w:lastColumn="0" w:oddVBand="0" w:evenVBand="0" w:oddHBand="0" w:evenHBand="1" w:firstRowFirstColumn="0" w:firstRowLastColumn="0" w:lastRowFirstColumn="0" w:lastRowLastColumn="0"/>
            </w:pPr>
            <w:del w:id="410" w:author="Millicent  Mufambi" w:date="2026-06-02T12:54:00Z" w16du:dateUtc="2026-06-02T10:54:00Z">
              <w:r>
                <w:delText>5</w:delText>
              </w:r>
            </w:del>
            <w:ins w:id="411" w:author="Millicent  Mufambi" w:date="2026-06-02T12:54:00Z" w16du:dateUtc="2026-06-02T10:54:00Z">
              <w:r>
                <w:t>10</w:t>
              </w:r>
            </w:ins>
          </w:p>
        </w:tc>
        <w:tc>
          <w:tcPr>
            <w:tcW w:w="1881" w:type="dxa"/>
          </w:tcPr>
          <w:p w14:paraId="719AA75D" w14:textId="77777777" w:rsidR="00686EE6" w:rsidRDefault="00553B33">
            <w:pPr>
              <w:cnfStyle w:val="000000010000" w:firstRow="0" w:lastRow="0" w:firstColumn="0" w:lastColumn="0" w:oddVBand="0" w:evenVBand="0" w:oddHBand="0" w:evenHBand="1" w:firstRowFirstColumn="0" w:firstRowLastColumn="0" w:lastRowFirstColumn="0" w:lastRowLastColumn="0"/>
            </w:pPr>
            <w:r>
              <w:rPr>
                <w:rPrChange w:id="412" w:author="Millicent  Mufambi" w:date="2026-06-02T12:54:00Z" w16du:dateUtc="2026-06-02T10:54:00Z">
                  <w:rPr>
                    <w:b/>
                  </w:rPr>
                </w:rPrChange>
              </w:rPr>
              <w:t>1.000</w:t>
            </w:r>
          </w:p>
        </w:tc>
        <w:tc>
          <w:tcPr>
            <w:tcW w:w="1881" w:type="dxa"/>
          </w:tcPr>
          <w:p w14:paraId="55137D78" w14:textId="77777777" w:rsidR="00686EE6" w:rsidRDefault="00553B33">
            <w:pPr>
              <w:cnfStyle w:val="000000010000" w:firstRow="0" w:lastRow="0" w:firstColumn="0" w:lastColumn="0" w:oddVBand="0" w:evenVBand="0" w:oddHBand="0" w:evenHBand="1" w:firstRowFirstColumn="0" w:firstRowLastColumn="0" w:lastRowFirstColumn="0" w:lastRowLastColumn="0"/>
            </w:pPr>
            <w:r>
              <w:t>0.</w:t>
            </w:r>
            <w:del w:id="413" w:author="Millicent  Mufambi" w:date="2026-06-02T12:54:00Z" w16du:dateUtc="2026-06-02T10:54:00Z">
              <w:r>
                <w:delText>600</w:delText>
              </w:r>
            </w:del>
            <w:ins w:id="414" w:author="Millicent  Mufambi" w:date="2026-06-02T12:54:00Z" w16du:dateUtc="2026-06-02T10:54:00Z">
              <w:r>
                <w:t>100</w:t>
              </w:r>
            </w:ins>
          </w:p>
        </w:tc>
        <w:tc>
          <w:tcPr>
            <w:tcW w:w="1881" w:type="dxa"/>
          </w:tcPr>
          <w:p w14:paraId="67C1378A" w14:textId="77777777" w:rsidR="00686EE6" w:rsidRDefault="00553B33">
            <w:pPr>
              <w:cnfStyle w:val="000000010000" w:firstRow="0" w:lastRow="0" w:firstColumn="0" w:lastColumn="0" w:oddVBand="0" w:evenVBand="0" w:oddHBand="0" w:evenHBand="1" w:firstRowFirstColumn="0" w:firstRowLastColumn="0" w:lastRowFirstColumn="0" w:lastRowLastColumn="0"/>
            </w:pPr>
            <w:r>
              <w:t>0.</w:t>
            </w:r>
            <w:del w:id="415" w:author="Millicent  Mufambi" w:date="2026-06-02T12:54:00Z" w16du:dateUtc="2026-06-02T10:54:00Z">
              <w:r>
                <w:delText>000</w:delText>
              </w:r>
            </w:del>
            <w:ins w:id="416" w:author="Millicent  Mufambi" w:date="2026-06-02T12:54:00Z" w16du:dateUtc="2026-06-02T10:54:00Z">
              <w:r>
                <w:t>500</w:t>
              </w:r>
            </w:ins>
          </w:p>
        </w:tc>
      </w:tr>
    </w:tbl>
    <w:p w14:paraId="16297717" w14:textId="77777777" w:rsidR="008563F6" w:rsidRDefault="008563F6"/>
    <w:p w14:paraId="4D076FB3" w14:textId="77777777" w:rsidR="008563F6" w:rsidRDefault="00553B33">
      <w:pPr>
        <w:spacing w:after="120"/>
        <w:jc w:val="both"/>
        <w:rPr>
          <w:del w:id="417" w:author="Millicent  Mufambi" w:date="2026-06-02T12:54:00Z" w16du:dateUtc="2026-06-02T10:54:00Z"/>
        </w:rPr>
      </w:pPr>
      <w:del w:id="418" w:author="Millicent  Mufambi" w:date="2026-06-02T12:54:00Z" w16du:dateUtc="2026-06-02T10:54:00Z">
        <w:r>
          <w:delText>The headline result is that consensus success rate stays at 1.000 across every fault scenario (Table 6), the empirical counterpart of the PBFT safety theorem (Castro &amp; Liskov, 1999) when replicas are heterogeneous LLMs rather than deterministic processes.</w:delText>
        </w:r>
      </w:del>
    </w:p>
    <w:p w14:paraId="4FCA5930" w14:textId="77777777" w:rsidR="008563F6" w:rsidRDefault="00553B33">
      <w:pPr>
        <w:spacing w:after="120"/>
        <w:jc w:val="both"/>
        <w:rPr>
          <w:ins w:id="419" w:author="Millicent  Mufambi" w:date="2026-06-02T12:54:00Z" w16du:dateUtc="2026-06-02T10:54:00Z"/>
        </w:rPr>
      </w:pPr>
      <w:ins w:id="420" w:author="Millicent  Mufambi" w:date="2026-06-02T12:54:00Z" w16du:dateUtc="2026-06-02T10:54:00Z">
        <w:r>
          <w:t>Consensus formed under every fault behaviour (Table 6): in all ten cases for four of the five behaviours, and in nine of ten under timeout, where one crashed-node case did not complete. With one of the four independent validators corrupted, the three honest validators independently meet the 2f + 1 = 3 quorum, so the quorum masks the faulty vote: liveness holds under always-reject and timeout, and safety holds under always-approve and random, where the single corrupted accept never reaches the quorum by itse</w:t>
        </w:r>
        <w:r>
          <w:t>lf. These runs corrupt only how a validator votes, which a majority quorum handles; the defining Byzantine case — a primary that equivocates, proposing different fixes to different replicas — is demonstrated separately in Section 6.14, where naive proposal-trust splits the honest replicas while the protocol preserves agreement. The sandbox is retained as a final backstop, catching plausible-but-wrong fixes the validators admit; together with the vote this gives defence in depth.</w:t>
        </w:r>
      </w:ins>
    </w:p>
    <w:p w14:paraId="20CC6A3F" w14:textId="77777777" w:rsidR="008563F6" w:rsidRDefault="00553B33">
      <w:pPr>
        <w:spacing w:after="120"/>
        <w:jc w:val="both"/>
      </w:pPr>
      <w:r>
        <w:t>Two secondary findings emerge:</w:t>
      </w:r>
    </w:p>
    <w:p w14:paraId="5D14A443" w14:textId="77777777" w:rsidR="008563F6" w:rsidRDefault="00553B33">
      <w:pPr>
        <w:pPrChange w:id="421" w:author="Millicent  Mufambi" w:date="2026-06-02T12:54:00Z" w16du:dateUtc="2026-06-02T10:54:00Z">
          <w:pPr>
            <w:pStyle w:val="ListNumber"/>
          </w:pPr>
        </w:pPrChange>
      </w:pPr>
      <w:ins w:id="422" w:author="Millicent  Mufambi" w:date="2026-06-02T12:54:00Z" w16du:dateUtc="2026-06-02T10:54:00Z">
        <w:r>
          <w:t xml:space="preserve">1. </w:t>
        </w:r>
      </w:ins>
      <w:r>
        <w:rPr>
          <w:rPrChange w:id="423" w:author="Millicent  Mufambi" w:date="2026-06-02T12:54:00Z" w16du:dateUtc="2026-06-02T10:54:00Z">
            <w:rPr>
              <w:b/>
            </w:rPr>
          </w:rPrChange>
        </w:rPr>
        <w:t>The sandbox layer is essential.</w:t>
      </w:r>
      <w:r>
        <w:t xml:space="preserve"> Safety-violation rates ranged from 0% (always-reject) to 60% (garbage), depending on whether the Byzantine behaviour pushed bad fixes through the prepare phase or merely withheld votes. PBFT guarantees agreement, not correctness; the sandbox turns agreement into safety. Because the healer runs at temperature 0.7, these rates are bounds, not exact estimates.</w:t>
      </w:r>
    </w:p>
    <w:p w14:paraId="7BEE9313" w14:textId="77777777" w:rsidR="008563F6" w:rsidRDefault="00553B33">
      <w:pPr>
        <w:pPrChange w:id="424" w:author="Millicent  Mufambi" w:date="2026-06-02T12:54:00Z" w16du:dateUtc="2026-06-02T10:54:00Z">
          <w:pPr>
            <w:pStyle w:val="ListNumber"/>
          </w:pPr>
        </w:pPrChange>
      </w:pPr>
      <w:ins w:id="425" w:author="Millicent  Mufambi" w:date="2026-06-02T12:54:00Z" w16du:dateUtc="2026-06-02T10:54:00Z">
        <w:r>
          <w:t xml:space="preserve">2. </w:t>
        </w:r>
      </w:ins>
      <w:r>
        <w:rPr>
          <w:rPrChange w:id="426" w:author="Millicent  Mufambi" w:date="2026-06-02T12:54:00Z" w16du:dateUtc="2026-06-02T10:54:00Z">
            <w:rPr>
              <w:b/>
            </w:rPr>
          </w:rPrChange>
        </w:rPr>
        <w:t>Pairwise validator agreement collapses to 0 under any Byzantine vote.</w:t>
      </w:r>
      <w:r>
        <w:t xml:space="preserve"> That makes the metric a strong real-time signal that a validator is misbehaving, something a future detection-and-eject mechanism could exploit.</w:t>
      </w:r>
    </w:p>
    <w:p w14:paraId="0A8D3FF5" w14:textId="77777777" w:rsidR="008563F6" w:rsidRDefault="00553B33">
      <w:pPr>
        <w:spacing w:before="160" w:after="80"/>
        <w:jc w:val="center"/>
      </w:pPr>
      <w:r>
        <w:rPr>
          <w:noProof/>
        </w:rPr>
        <w:drawing>
          <wp:inline distT="0" distB="0" distL="0" distR="0" wp14:anchorId="0D49BFA1" wp14:editId="61494546">
            <wp:extent cx="5486400" cy="29697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5_ByzantineFaultTolerance.png"/>
                    <pic:cNvPicPr/>
                  </pic:nvPicPr>
                  <pic:blipFill>
                    <a:blip r:embed="rId12"/>
                    <a:stretch>
                      <a:fillRect/>
                    </a:stretch>
                  </pic:blipFill>
                  <pic:spPr>
                    <a:xfrm>
                      <a:off x="0" y="0"/>
                      <a:ext cx="5486400" cy="2969703"/>
                    </a:xfrm>
                    <a:prstGeom prst="rect">
                      <a:avLst/>
                    </a:prstGeom>
                  </pic:spPr>
                </pic:pic>
              </a:graphicData>
            </a:graphic>
          </wp:inline>
        </w:drawing>
      </w:r>
    </w:p>
    <w:p w14:paraId="67DB5DD0" w14:textId="77777777" w:rsidR="008563F6" w:rsidRDefault="00553B33">
      <w:pPr>
        <w:spacing w:after="120"/>
        <w:jc w:val="both"/>
      </w:pPr>
      <w:r>
        <w:rPr>
          <w:rPrChange w:id="427" w:author="Millicent  Mufambi" w:date="2026-06-02T12:54:00Z" w16du:dateUtc="2026-06-02T10:54:00Z">
            <w:rPr>
              <w:b/>
            </w:rPr>
          </w:rPrChange>
        </w:rPr>
        <w:t>Figure 5.</w:t>
      </w:r>
      <w:r>
        <w:t xml:space="preserve"> Byzantine fault</w:t>
      </w:r>
      <w:del w:id="428" w:author="Millicent  Mufambi" w:date="2026-06-02T12:54:00Z" w16du:dateUtc="2026-06-02T10:54:00Z">
        <w:r>
          <w:delText>-</w:delText>
        </w:r>
      </w:del>
      <w:ins w:id="429" w:author="Millicent  Mufambi" w:date="2026-06-02T12:54:00Z" w16du:dateUtc="2026-06-02T10:54:00Z">
        <w:r>
          <w:t xml:space="preserve"> </w:t>
        </w:r>
      </w:ins>
      <w:r>
        <w:t xml:space="preserve">injection </w:t>
      </w:r>
      <w:del w:id="430" w:author="Millicent  Mufambi" w:date="2026-06-02T12:54:00Z" w16du:dateUtc="2026-06-02T10:54:00Z">
        <w:r>
          <w:delText xml:space="preserve">results </w:delText>
        </w:r>
      </w:del>
      <w:r>
        <w:t xml:space="preserve">on the e-commerce </w:t>
      </w:r>
      <w:del w:id="431" w:author="Millicent  Mufambi" w:date="2026-06-02T12:54:00Z" w16du:dateUtc="2026-06-02T10:54:00Z">
        <w:r>
          <w:delText>dataset,</w:delText>
        </w:r>
      </w:del>
      <w:ins w:id="432" w:author="Millicent  Mufambi" w:date="2026-06-02T12:54:00Z" w16du:dateUtc="2026-06-02T10:54:00Z">
        <w:r>
          <w:t>set:</w:t>
        </w:r>
      </w:ins>
      <w:r>
        <w:t xml:space="preserve"> five </w:t>
      </w:r>
      <w:del w:id="433" w:author="Millicent  Mufambi" w:date="2026-06-02T12:54:00Z" w16du:dateUtc="2026-06-02T10:54:00Z">
        <w:r>
          <w:delText>scenarios. Consensus success rate (left bars) stays at 100% across</w:delText>
        </w:r>
      </w:del>
      <w:ins w:id="434" w:author="Millicent  Mufambi" w:date="2026-06-02T12:54:00Z" w16du:dateUtc="2026-06-02T10:54:00Z">
        <w:r>
          <w:t>behaviours, one of four independent validators corrupted. With f = 1 and a 2f + 1 = 3 quorum the system tolerates the corrupted validator, the three honest validators forming the quorum in</w:t>
        </w:r>
      </w:ins>
      <w:r>
        <w:t xml:space="preserve"> every </w:t>
      </w:r>
      <w:del w:id="435" w:author="Millicent  Mufambi" w:date="2026-06-02T12:54:00Z" w16du:dateUtc="2026-06-02T10:54:00Z">
        <w:r>
          <w:delText xml:space="preserve">fault </w:delText>
        </w:r>
      </w:del>
      <w:r>
        <w:t>behaviour</w:t>
      </w:r>
      <w:del w:id="436" w:author="Millicent  Mufambi" w:date="2026-06-02T12:54:00Z" w16du:dateUtc="2026-06-02T10:54:00Z">
        <w:r>
          <w:delText>, the empirical PBFT</w:delText>
        </w:r>
      </w:del>
      <w:ins w:id="437" w:author="Millicent  Mufambi" w:date="2026-06-02T12:54:00Z" w16du:dateUtc="2026-06-02T10:54:00Z">
        <w:r>
          <w:t xml:space="preserve"> (in nine of ten cases under timeout, where one crashed-node case did not complete); liveness holds under always-reject and timeout and</w:t>
        </w:r>
      </w:ins>
      <w:r>
        <w:t xml:space="preserve"> safety </w:t>
      </w:r>
      <w:del w:id="438" w:author="Millicent  Mufambi" w:date="2026-06-02T12:54:00Z" w16du:dateUtc="2026-06-02T10:54:00Z">
        <w:r>
          <w:delText>guarantee under f=1. Safety violation rate (right bars) varies because different</w:delText>
        </w:r>
      </w:del>
      <w:ins w:id="439" w:author="Millicent  Mufambi" w:date="2026-06-02T12:54:00Z" w16du:dateUtc="2026-06-02T10:54:00Z">
        <w:r>
          <w:t>under always-approve and random, with malformed output treated as a reject. This is genuine 3f + 1</w:t>
        </w:r>
      </w:ins>
      <w:r>
        <w:t xml:space="preserve"> Byzantine </w:t>
      </w:r>
      <w:del w:id="440" w:author="Millicent  Mufambi" w:date="2026-06-02T12:54:00Z" w16du:dateUtc="2026-06-02T10:54:00Z">
        <w:r>
          <w:delText>behaviours interact differently with the Healer's output, with</w:delText>
        </w:r>
      </w:del>
      <w:ins w:id="441" w:author="Millicent  Mufambi" w:date="2026-06-02T12:54:00Z" w16du:dateUtc="2026-06-02T10:54:00Z">
        <w:r>
          <w:t>fault tolerance evaluated in a single-process simulation;</w:t>
        </w:r>
      </w:ins>
      <w:r>
        <w:t xml:space="preserve"> the sandbox </w:t>
      </w:r>
      <w:del w:id="442" w:author="Millicent  Mufambi" w:date="2026-06-02T12:54:00Z" w16du:dateUtc="2026-06-02T10:54:00Z">
        <w:r>
          <w:delText>layer catching the bad</w:delText>
        </w:r>
      </w:del>
      <w:ins w:id="443" w:author="Millicent  Mufambi" w:date="2026-06-02T12:54:00Z" w16du:dateUtc="2026-06-02T10:54:00Z">
        <w:r>
          <w:t>(right bars) catches the few plausible-but-wrong</w:t>
        </w:r>
      </w:ins>
      <w:r>
        <w:t xml:space="preserve"> fixes </w:t>
      </w:r>
      <w:del w:id="444" w:author="Millicent  Mufambi" w:date="2026-06-02T12:54:00Z" w16du:dateUtc="2026-06-02T10:54:00Z">
        <w:r>
          <w:delText>that get past consensus. The two together implement defense</w:delText>
        </w:r>
      </w:del>
      <w:ins w:id="445" w:author="Millicent  Mufambi" w:date="2026-06-02T12:54:00Z" w16du:dateUtc="2026-06-02T10:54:00Z">
        <w:r>
          <w:t>the validators admit, giving defence</w:t>
        </w:r>
      </w:ins>
      <w:r>
        <w:t xml:space="preserve"> in depth.</w:t>
      </w:r>
    </w:p>
    <w:p w14:paraId="65AADD29" w14:textId="77777777" w:rsidR="008563F6" w:rsidRDefault="00553B33">
      <w:pPr>
        <w:keepNext/>
        <w:spacing w:before="240" w:after="120"/>
      </w:pPr>
      <w:r>
        <w:rPr>
          <w:b/>
          <w:sz w:val="24"/>
        </w:rPr>
        <w:t>6.7 Diverse-Validator Replication on BugsInPy</w:t>
      </w:r>
    </w:p>
    <w:p w14:paraId="66F35D9C" w14:textId="77777777" w:rsidR="008563F6" w:rsidRDefault="00553B33">
      <w:pPr>
        <w:spacing w:after="120"/>
        <w:jc w:val="both"/>
      </w:pPr>
      <w:r>
        <w:t>To test whether stronger heterogeneity changes the outcome, we re-ran BugsInPy with four validators across three Ollama families (llama3.1:8b, codellama:7b, mistral:7b, plus a second llama3.1:8b) and computed agreement over all six pairs.</w:t>
      </w:r>
    </w:p>
    <w:p w14:paraId="215B2335" w14:textId="77777777" w:rsidR="008563F6" w:rsidRDefault="00553B33">
      <w:pPr>
        <w:spacing w:after="120"/>
        <w:jc w:val="both"/>
      </w:pPr>
      <w:r>
        <w:rPr>
          <w:b/>
        </w:rPr>
        <w:t>Table 7</w:t>
      </w:r>
    </w:p>
    <w:p w14:paraId="4062738F" w14:textId="77777777" w:rsidR="008563F6" w:rsidRDefault="00553B33">
      <w:pPr>
        <w:spacing w:after="120"/>
        <w:jc w:val="both"/>
      </w:pPr>
      <w:del w:id="446" w:author="Millicent  Mufambi" w:date="2026-06-02T12:54:00Z" w16du:dateUtc="2026-06-02T10:54:00Z">
        <w:r>
          <w:rPr>
            <w:b/>
          </w:rPr>
          <w:delText>TWO-</w:delText>
        </w:r>
      </w:del>
      <w:r>
        <w:rPr>
          <w:rPrChange w:id="447" w:author="Millicent  Mufambi" w:date="2026-06-02T12:54:00Z" w16du:dateUtc="2026-06-02T10:54:00Z">
            <w:rPr>
              <w:b/>
            </w:rPr>
          </w:rPrChange>
        </w:rPr>
        <w:t xml:space="preserve">VALIDATOR </w:t>
      </w:r>
      <w:del w:id="448" w:author="Millicent  Mufambi" w:date="2026-06-02T12:54:00Z" w16du:dateUtc="2026-06-02T10:54:00Z">
        <w:r>
          <w:rPr>
            <w:b/>
          </w:rPr>
          <w:delText>vs FOUR-VALIDATOR (DIVERSE) ON THE SAME 20 BUGSINPY CASES</w:delText>
        </w:r>
      </w:del>
      <w:ins w:id="449" w:author="Millicent  Mufambi" w:date="2026-06-02T12:54:00Z" w16du:dateUtc="2026-06-02T10:54:00Z">
        <w:r>
          <w:t>DECORRELATION: MEAN PAIRWISE AGREEMENT BY SETTING</w:t>
        </w:r>
      </w:ins>
    </w:p>
    <w:tbl>
      <w:tblPr>
        <w:tblStyle w:val="TableGrid"/>
        <w:tblW w:w="0" w:type="auto"/>
        <w:tblLook w:val="04A0" w:firstRow="1" w:lastRow="0" w:firstColumn="1" w:lastColumn="0" w:noHBand="0" w:noVBand="1"/>
        <w:tblPrChange w:id="450" w:author="Millicent  Mufambi" w:date="2026-06-02T12:54:00Z" w16du:dateUtc="2026-06-02T10:54:00Z">
          <w:tblPr>
            <w:tblStyle w:val="LightGrid-Accent1"/>
            <w:tblW w:w="0" w:type="auto"/>
            <w:tblLook w:val="04A0" w:firstRow="1" w:lastRow="0" w:firstColumn="1" w:lastColumn="0" w:noHBand="0" w:noVBand="1"/>
          </w:tblPr>
        </w:tblPrChange>
      </w:tblPr>
      <w:tblGrid>
        <w:gridCol w:w="2476"/>
        <w:gridCol w:w="1158"/>
        <w:gridCol w:w="1144"/>
        <w:gridCol w:w="1217"/>
        <w:gridCol w:w="1466"/>
        <w:gridCol w:w="1670"/>
        <w:gridCol w:w="491"/>
        <w:tblGridChange w:id="451">
          <w:tblGrid>
            <w:gridCol w:w="1568"/>
            <w:gridCol w:w="908"/>
            <w:gridCol w:w="660"/>
            <w:gridCol w:w="498"/>
            <w:gridCol w:w="1070"/>
            <w:gridCol w:w="74"/>
            <w:gridCol w:w="1217"/>
            <w:gridCol w:w="277"/>
            <w:gridCol w:w="1189"/>
            <w:gridCol w:w="379"/>
            <w:gridCol w:w="1568"/>
            <w:gridCol w:w="214"/>
          </w:tblGrid>
        </w:tblGridChange>
      </w:tblGrid>
      <w:tr w:rsidR="00686EE6" w14:paraId="5C34F6B4" w14:textId="77777777">
        <w:trPr>
          <w:trPrChange w:id="452" w:author="Millicent  Mufambi" w:date="2026-06-02T12:54:00Z" w16du:dateUtc="2026-06-02T10:54:00Z">
            <w:trPr>
              <w:gridAfter w:val="0"/>
            </w:trPr>
          </w:trPrChange>
        </w:trPr>
        <w:tc>
          <w:tcPr>
            <w:tcW w:w="3135" w:type="dxa"/>
            <w:tcPrChange w:id="453" w:author="Millicent  Mufambi" w:date="2026-06-02T12:54:00Z" w16du:dateUtc="2026-06-02T10:54:00Z">
              <w:tcPr>
                <w:tcW w:w="1568" w:type="dxa"/>
              </w:tcPr>
            </w:tcPrChange>
          </w:tcPr>
          <w:p w14:paraId="1BF7FD7B" w14:textId="77777777" w:rsidR="00686EE6" w:rsidRDefault="00553B33">
            <w:pPr>
              <w:pPrChange w:id="454" w:author="Millicent  Mufambi" w:date="2026-06-02T12:54:00Z" w16du:dateUtc="2026-06-02T10:54:00Z">
                <w:pPr>
                  <w:jc w:val="center"/>
                </w:pPr>
              </w:pPrChange>
            </w:pPr>
            <w:del w:id="455" w:author="Millicent  Mufambi" w:date="2026-06-02T12:54:00Z" w16du:dateUtc="2026-06-02T10:54:00Z">
              <w:r>
                <w:delText>Configuration</w:delText>
              </w:r>
            </w:del>
            <w:ins w:id="456" w:author="Millicent  Mufambi" w:date="2026-06-02T12:54:00Z" w16du:dateUtc="2026-06-02T10:54:00Z">
              <w:r>
                <w:rPr>
                  <w:b/>
                </w:rPr>
                <w:t>Setting</w:t>
              </w:r>
            </w:ins>
          </w:p>
        </w:tc>
        <w:tc>
          <w:tcPr>
            <w:tcW w:w="1568"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cellDel w:id="457" w:author="Millicent  Mufambi" w:date="2026-06-02T12:54:00Z"/>
            <w:tcPrChange w:id="458" w:author="Millicent  Mufambi" w:date="2026-06-02T12:54:00Z" w16du:dateUtc="2026-06-02T10:54:00Z">
              <w:tcPr>
                <w:tcW w:w="1568" w:type="dxa"/>
                <w:gridSpan w:val="2"/>
                <w:cellDel w:id="459" w:author="Millicent  Mufambi" w:date="2026-06-02T12:54:00Z"/>
              </w:tcPr>
            </w:tcPrChange>
          </w:tcPr>
          <w:p w14:paraId="09FED4FB" w14:textId="77777777" w:rsidR="00553B33" w:rsidRDefault="00553B33">
            <w:pPr>
              <w:jc w:val="center"/>
            </w:pPr>
            <w:del w:id="460" w:author="Millicent  Mufambi" w:date="2026-06-02T12:54:00Z" w16du:dateUtc="2026-06-02T10:54:00Z">
              <w:r>
                <w:delText>Successes</w:delText>
              </w:r>
            </w:del>
          </w:p>
        </w:tc>
        <w:tc>
          <w:tcPr>
            <w:tcW w:w="1568"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cellDel w:id="461" w:author="Millicent  Mufambi" w:date="2026-06-02T12:54:00Z"/>
            <w:tcPrChange w:id="462" w:author="Millicent  Mufambi" w:date="2026-06-02T12:54:00Z" w16du:dateUtc="2026-06-02T10:54:00Z">
              <w:tcPr>
                <w:tcW w:w="1568" w:type="dxa"/>
                <w:gridSpan w:val="2"/>
                <w:cellDel w:id="463" w:author="Millicent  Mufambi" w:date="2026-06-02T12:54:00Z"/>
              </w:tcPr>
            </w:tcPrChange>
          </w:tcPr>
          <w:p w14:paraId="103D5AE2" w14:textId="77777777" w:rsidR="00553B33" w:rsidRDefault="00553B33">
            <w:pPr>
              <w:jc w:val="center"/>
            </w:pPr>
            <w:del w:id="464" w:author="Millicent  Mufambi" w:date="2026-06-02T12:54:00Z" w16du:dateUtc="2026-06-02T10:54:00Z">
              <w:r>
                <w:delText>Safety violations</w:delText>
              </w:r>
            </w:del>
          </w:p>
        </w:tc>
        <w:tc>
          <w:tcPr>
            <w:tcW w:w="1568" w:type="dxa"/>
            <w:tcBorders>
              <w:top w:val="single" w:sz="8" w:space="0" w:color="4F81BD" w:themeColor="accent1"/>
              <w:left w:val="single" w:sz="8" w:space="0" w:color="4F81BD" w:themeColor="accent1"/>
              <w:bottom w:val="single" w:sz="18" w:space="0" w:color="4F81BD" w:themeColor="accent1"/>
              <w:right w:val="single" w:sz="8" w:space="0" w:color="4F81BD" w:themeColor="accent1"/>
            </w:tcBorders>
            <w:cellDel w:id="465" w:author="Millicent  Mufambi" w:date="2026-06-02T12:54:00Z"/>
            <w:tcPrChange w:id="466" w:author="Millicent  Mufambi" w:date="2026-06-02T12:54:00Z" w16du:dateUtc="2026-06-02T10:54:00Z">
              <w:tcPr>
                <w:tcW w:w="1568" w:type="dxa"/>
                <w:gridSpan w:val="3"/>
                <w:cellDel w:id="467" w:author="Millicent  Mufambi" w:date="2026-06-02T12:54:00Z"/>
              </w:tcPr>
            </w:tcPrChange>
          </w:tcPr>
          <w:p w14:paraId="1CD43E56" w14:textId="77777777" w:rsidR="00553B33" w:rsidRDefault="00553B33">
            <w:pPr>
              <w:jc w:val="center"/>
            </w:pPr>
            <w:del w:id="468" w:author="Millicent  Mufambi" w:date="2026-06-02T12:54:00Z" w16du:dateUtc="2026-06-02T10:54:00Z">
              <w:r>
                <w:delText>Consensus success rate</w:delText>
              </w:r>
            </w:del>
          </w:p>
        </w:tc>
        <w:tc>
          <w:tcPr>
            <w:tcW w:w="3135" w:type="dxa"/>
            <w:tcPrChange w:id="469" w:author="Millicent  Mufambi" w:date="2026-06-02T12:54:00Z" w16du:dateUtc="2026-06-02T10:54:00Z">
              <w:tcPr>
                <w:tcW w:w="1568" w:type="dxa"/>
                <w:gridSpan w:val="2"/>
              </w:tcPr>
            </w:tcPrChange>
          </w:tcPr>
          <w:p w14:paraId="13C42AEF" w14:textId="36CCC783" w:rsidR="00686EE6" w:rsidRDefault="00553B33">
            <w:pPr>
              <w:pPrChange w:id="470" w:author="Millicent  Mufambi" w:date="2026-06-02T12:54:00Z" w16du:dateUtc="2026-06-02T10:54:00Z">
                <w:pPr>
                  <w:jc w:val="center"/>
                </w:pPr>
              </w:pPrChange>
            </w:pPr>
            <w:r>
              <w:rPr>
                <w:b/>
                <w:rPrChange w:id="471" w:author="Millicent  Mufambi" w:date="2026-06-02T12:54:00Z" w16du:dateUtc="2026-06-02T10:54:00Z">
                  <w:rPr/>
                </w:rPrChange>
              </w:rPr>
              <w:t>Mean pairwise validator agreement</w:t>
            </w:r>
          </w:p>
        </w:tc>
        <w:tc>
          <w:tcPr>
            <w:tcW w:w="3135" w:type="dxa"/>
            <w:gridSpan w:val="2"/>
            <w:tcPrChange w:id="472" w:author="Millicent  Mufambi" w:date="2026-06-02T12:54:00Z" w16du:dateUtc="2026-06-02T10:54:00Z">
              <w:tcPr>
                <w:tcW w:w="1568" w:type="dxa"/>
              </w:tcPr>
            </w:tcPrChange>
          </w:tcPr>
          <w:p w14:paraId="67AFBEBB" w14:textId="77777777" w:rsidR="00686EE6" w:rsidRDefault="00553B33">
            <w:pPr>
              <w:pPrChange w:id="473" w:author="Millicent  Mufambi" w:date="2026-06-02T12:54:00Z" w16du:dateUtc="2026-06-02T10:54:00Z">
                <w:pPr>
                  <w:jc w:val="center"/>
                </w:pPr>
              </w:pPrChange>
            </w:pPr>
            <w:del w:id="474" w:author="Millicent  Mufambi" w:date="2026-06-02T12:54:00Z" w16du:dateUtc="2026-06-02T10:54:00Z">
              <w:r>
                <w:delText>n_pairs</w:delText>
              </w:r>
            </w:del>
            <w:ins w:id="475" w:author="Millicent  Mufambi" w:date="2026-06-02T12:54:00Z" w16du:dateUtc="2026-06-02T10:54:00Z">
              <w:r>
                <w:rPr>
                  <w:b/>
                </w:rPr>
                <w:t>Reading</w:t>
              </w:r>
            </w:ins>
          </w:p>
        </w:tc>
      </w:tr>
      <w:tr w:rsidR="00686EE6" w14:paraId="35B790B0" w14:textId="77777777">
        <w:trPr>
          <w:ins w:id="476" w:author="Millicent  Mufambi" w:date="2026-06-02T12:54:00Z" w16du:dateUtc="2026-06-02T10:54:00Z"/>
        </w:trPr>
        <w:tc>
          <w:tcPr>
            <w:tcW w:w="3135" w:type="dxa"/>
            <w:gridSpan w:val="4"/>
          </w:tcPr>
          <w:p w14:paraId="76E9515F" w14:textId="77777777" w:rsidR="00686EE6" w:rsidRDefault="00553B33">
            <w:pPr>
              <w:rPr>
                <w:ins w:id="477" w:author="Millicent  Mufambi" w:date="2026-06-02T12:54:00Z" w16du:dateUtc="2026-06-02T10:54:00Z"/>
              </w:rPr>
            </w:pPr>
            <w:ins w:id="478" w:author="Millicent  Mufambi" w:date="2026-06-02T12:54:00Z" w16du:dateUtc="2026-06-02T10:54:00Z">
              <w:r>
                <w:t>Heterogeneous panel, easy synthetic bugs</w:t>
              </w:r>
            </w:ins>
          </w:p>
        </w:tc>
        <w:tc>
          <w:tcPr>
            <w:tcW w:w="3135" w:type="dxa"/>
          </w:tcPr>
          <w:p w14:paraId="6FE39E9F" w14:textId="77777777" w:rsidR="00686EE6" w:rsidRDefault="00553B33">
            <w:pPr>
              <w:rPr>
                <w:ins w:id="479" w:author="Millicent  Mufambi" w:date="2026-06-02T12:54:00Z" w16du:dateUtc="2026-06-02T10:54:00Z"/>
              </w:rPr>
            </w:pPr>
            <w:ins w:id="480" w:author="Millicent  Mufambi" w:date="2026-06-02T12:54:00Z" w16du:dateUtc="2026-06-02T10:54:00Z">
              <w:r>
                <w:t>~1.00</w:t>
              </w:r>
            </w:ins>
          </w:p>
        </w:tc>
        <w:tc>
          <w:tcPr>
            <w:tcW w:w="3135" w:type="dxa"/>
            <w:gridSpan w:val="2"/>
          </w:tcPr>
          <w:p w14:paraId="0A49365F" w14:textId="77777777" w:rsidR="00686EE6" w:rsidRDefault="00553B33">
            <w:pPr>
              <w:rPr>
                <w:ins w:id="481" w:author="Millicent  Mufambi" w:date="2026-06-02T12:54:00Z" w16du:dateUtc="2026-06-02T10:54:00Z"/>
              </w:rPr>
            </w:pPr>
            <w:ins w:id="482" w:author="Millicent  Mufambi" w:date="2026-06-02T12:54:00Z" w16du:dateUtc="2026-06-02T10:54:00Z">
              <w:r>
                <w:t>Validators agree in near-lockstep when the fix is obvious</w:t>
              </w:r>
            </w:ins>
          </w:p>
        </w:tc>
      </w:tr>
      <w:tr w:rsidR="00686EE6" w14:paraId="3A0E4E88" w14:textId="11F88BFF">
        <w:trPr>
          <w:trPrChange w:id="483" w:author="Millicent  Mufambi" w:date="2026-06-02T12:54:00Z" w16du:dateUtc="2026-06-02T10:54:00Z">
            <w:trPr>
              <w:gridAfter w:val="0"/>
            </w:trPr>
          </w:trPrChange>
        </w:trPr>
        <w:tc>
          <w:tcPr>
            <w:tcW w:w="3135" w:type="dxa"/>
            <w:tcPrChange w:id="484" w:author="Millicent  Mufambi" w:date="2026-06-02T12:54:00Z" w16du:dateUtc="2026-06-02T10:54:00Z">
              <w:tcPr>
                <w:tcW w:w="1568" w:type="dxa"/>
              </w:tcPr>
            </w:tcPrChange>
          </w:tcPr>
          <w:p w14:paraId="5E366FED" w14:textId="77777777" w:rsidR="00686EE6" w:rsidRDefault="00553B33">
            <w:del w:id="485" w:author="Millicent  Mufambi" w:date="2026-06-02T12:54:00Z" w16du:dateUtc="2026-06-02T10:54:00Z">
              <w:r>
                <w:delText>Two same-family validators (default)</w:delText>
              </w:r>
            </w:del>
            <w:ins w:id="486" w:author="Millicent  Mufambi" w:date="2026-06-02T12:54:00Z" w16du:dateUtc="2026-06-02T10:54:00Z">
              <w:r>
                <w:t>Heterogeneous panel, real BugsInPy bugs</w:t>
              </w:r>
            </w:ins>
          </w:p>
        </w:tc>
        <w:tc>
          <w:tcPr>
            <w:tcW w:w="15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cellDel w:id="487" w:author="Millicent  Mufambi" w:date="2026-06-02T12:54:00Z"/>
            <w:tcPrChange w:id="488" w:author="Millicent  Mufambi" w:date="2026-06-02T12:54:00Z" w16du:dateUtc="2026-06-02T10:54:00Z">
              <w:tcPr>
                <w:tcW w:w="1568" w:type="dxa"/>
                <w:gridSpan w:val="2"/>
                <w:cellDel w:id="489" w:author="Millicent  Mufambi" w:date="2026-06-02T12:54:00Z"/>
              </w:tcPr>
            </w:tcPrChange>
          </w:tcPr>
          <w:p w14:paraId="2620E9A5" w14:textId="77777777" w:rsidR="00553B33" w:rsidRDefault="00553B33">
            <w:del w:id="490" w:author="Millicent  Mufambi" w:date="2026-06-02T12:54:00Z" w16du:dateUtc="2026-06-02T10:54:00Z">
              <w:r>
                <w:delText>5</w:delText>
              </w:r>
            </w:del>
          </w:p>
        </w:tc>
        <w:tc>
          <w:tcPr>
            <w:tcW w:w="1568" w:type="dxa"/>
            <w:gridSpan w:val="2"/>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cellDel w:id="491" w:author="Millicent  Mufambi" w:date="2026-06-02T12:54:00Z"/>
            <w:tcPrChange w:id="492" w:author="Millicent  Mufambi" w:date="2026-06-02T12:54:00Z" w16du:dateUtc="2026-06-02T10:54:00Z">
              <w:tcPr>
                <w:tcW w:w="1568" w:type="dxa"/>
                <w:gridSpan w:val="2"/>
                <w:cellDel w:id="493" w:author="Millicent  Mufambi" w:date="2026-06-02T12:54:00Z"/>
              </w:tcPr>
            </w:tcPrChange>
          </w:tcPr>
          <w:p w14:paraId="57B036C2" w14:textId="77777777" w:rsidR="00553B33" w:rsidRDefault="00553B33">
            <w:del w:id="494" w:author="Millicent  Mufambi" w:date="2026-06-02T12:54:00Z" w16du:dateUtc="2026-06-02T10:54:00Z">
              <w:r>
                <w:delText>3</w:delText>
              </w:r>
            </w:del>
          </w:p>
        </w:tc>
        <w:tc>
          <w:tcPr>
            <w:tcW w:w="3135" w:type="dxa"/>
            <w:tcPrChange w:id="495" w:author="Millicent  Mufambi" w:date="2026-06-02T12:54:00Z" w16du:dateUtc="2026-06-02T10:54:00Z">
              <w:tcPr>
                <w:tcW w:w="1568" w:type="dxa"/>
                <w:gridSpan w:val="3"/>
              </w:tcPr>
            </w:tcPrChange>
          </w:tcPr>
          <w:p w14:paraId="6970B594" w14:textId="796C73ED" w:rsidR="00686EE6" w:rsidRDefault="00553B33">
            <w:r>
              <w:t>0.</w:t>
            </w:r>
            <w:del w:id="496" w:author="Millicent  Mufambi" w:date="2026-06-02T12:54:00Z" w16du:dateUtc="2026-06-02T10:54:00Z">
              <w:r>
                <w:delText>40</w:delText>
              </w:r>
            </w:del>
            <w:ins w:id="497" w:author="Millicent  Mufambi" w:date="2026-06-02T12:54:00Z" w16du:dateUtc="2026-06-02T10:54:00Z">
              <w:r>
                <w:t>925</w:t>
              </w:r>
            </w:ins>
          </w:p>
        </w:tc>
        <w:tc>
          <w:tcPr>
            <w:tcW w:w="3135" w:type="dxa"/>
            <w:tcPrChange w:id="498" w:author="Millicent  Mufambi" w:date="2026-06-02T12:54:00Z" w16du:dateUtc="2026-06-02T10:54:00Z">
              <w:tcPr>
                <w:tcW w:w="1568" w:type="dxa"/>
                <w:gridSpan w:val="2"/>
              </w:tcPr>
            </w:tcPrChange>
          </w:tcPr>
          <w:p w14:paraId="23F2F0D8" w14:textId="77777777" w:rsidR="00686EE6" w:rsidRDefault="00553B33">
            <w:del w:id="499" w:author="Millicent  Mufambi" w:date="2026-06-02T12:54:00Z" w16du:dateUtc="2026-06-02T10:54:00Z">
              <w:r>
                <w:delText>0.95</w:delText>
              </w:r>
            </w:del>
            <w:ins w:id="500" w:author="Millicent  Mufambi" w:date="2026-06-02T12:54:00Z" w16du:dateUtc="2026-06-02T10:54:00Z">
              <w:r>
                <w:t>Genuine disagreement emerges: three split votes, Claude-Haiku dissenting</w:t>
              </w:r>
            </w:ins>
          </w:p>
        </w:tc>
        <w:tc>
          <w:tcPr>
            <w:tcW w:w="15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cellDel w:id="501" w:author="Millicent  Mufambi" w:date="2026-06-02T12:54:00Z"/>
            <w:tcPrChange w:id="502" w:author="Millicent  Mufambi" w:date="2026-06-02T12:54:00Z" w16du:dateUtc="2026-06-02T10:54:00Z">
              <w:tcPr>
                <w:tcW w:w="1568" w:type="dxa"/>
                <w:cellDel w:id="503" w:author="Millicent  Mufambi" w:date="2026-06-02T12:54:00Z"/>
              </w:tcPr>
            </w:tcPrChange>
          </w:tcPr>
          <w:p w14:paraId="0CC62209" w14:textId="77777777" w:rsidR="00553B33" w:rsidRDefault="00553B33">
            <w:del w:id="504" w:author="Millicent  Mufambi" w:date="2026-06-02T12:54:00Z" w16du:dateUtc="2026-06-02T10:54:00Z">
              <w:r>
                <w:delText>1</w:delText>
              </w:r>
            </w:del>
          </w:p>
        </w:tc>
      </w:tr>
      <w:tr w:rsidR="00686EE6" w14:paraId="034DD943" w14:textId="6E3484D9">
        <w:trPr>
          <w:trPrChange w:id="505" w:author="Millicent  Mufambi" w:date="2026-06-02T12:54:00Z" w16du:dateUtc="2026-06-02T10:54:00Z">
            <w:trPr>
              <w:gridAfter w:val="0"/>
            </w:trPr>
          </w:trPrChange>
        </w:trPr>
        <w:tc>
          <w:tcPr>
            <w:tcW w:w="3135" w:type="dxa"/>
            <w:tcPrChange w:id="506" w:author="Millicent  Mufambi" w:date="2026-06-02T12:54:00Z" w16du:dateUtc="2026-06-02T10:54:00Z">
              <w:tcPr>
                <w:tcW w:w="1568" w:type="dxa"/>
              </w:tcPr>
            </w:tcPrChange>
          </w:tcPr>
          <w:p w14:paraId="51E79CDC" w14:textId="77777777" w:rsidR="00686EE6" w:rsidRDefault="00553B33">
            <w:del w:id="507" w:author="Millicent  Mufambi" w:date="2026-06-02T12:54:00Z" w16du:dateUtc="2026-06-02T10:54:00Z">
              <w:r>
                <w:delText xml:space="preserve">Four </w:delText>
              </w:r>
              <w:r>
                <w:delText>distinct-family validators (diverse)</w:delText>
              </w:r>
            </w:del>
            <w:ins w:id="508" w:author="Millicent  Mufambi" w:date="2026-06-02T12:54:00Z" w16du:dateUtc="2026-06-02T10:54:00Z">
              <w:r>
                <w:t>Heterogeneous proposers, semantic-quorum study</w:t>
              </w:r>
            </w:ins>
          </w:p>
        </w:tc>
        <w:tc>
          <w:tcPr>
            <w:tcW w:w="15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cellDel w:id="509" w:author="Millicent  Mufambi" w:date="2026-06-02T12:54:00Z"/>
            <w:tcPrChange w:id="510" w:author="Millicent  Mufambi" w:date="2026-06-02T12:54:00Z" w16du:dateUtc="2026-06-02T10:54:00Z">
              <w:tcPr>
                <w:tcW w:w="1568" w:type="dxa"/>
                <w:gridSpan w:val="2"/>
                <w:cellDel w:id="511" w:author="Millicent  Mufambi" w:date="2026-06-02T12:54:00Z"/>
              </w:tcPr>
            </w:tcPrChange>
          </w:tcPr>
          <w:p w14:paraId="3D29397F" w14:textId="77777777" w:rsidR="00553B33" w:rsidRDefault="00553B33">
            <w:del w:id="512" w:author="Millicent  Mufambi" w:date="2026-06-02T12:54:00Z" w16du:dateUtc="2026-06-02T10:54:00Z">
              <w:r>
                <w:delText>5</w:delText>
              </w:r>
            </w:del>
          </w:p>
        </w:tc>
        <w:tc>
          <w:tcPr>
            <w:tcW w:w="1568" w:type="dxa"/>
            <w:gridSpan w:val="2"/>
            <w:tcBorders>
              <w:top w:val="single" w:sz="8" w:space="0" w:color="4F81BD" w:themeColor="accent1"/>
              <w:left w:val="single" w:sz="8" w:space="0" w:color="4F81BD" w:themeColor="accent1"/>
              <w:bottom w:val="single" w:sz="8" w:space="0" w:color="4F81BD" w:themeColor="accent1"/>
              <w:right w:val="single" w:sz="8" w:space="0" w:color="4F81BD" w:themeColor="accent1"/>
            </w:tcBorders>
            <w:cellDel w:id="513" w:author="Millicent  Mufambi" w:date="2026-06-02T12:54:00Z"/>
            <w:tcPrChange w:id="514" w:author="Millicent  Mufambi" w:date="2026-06-02T12:54:00Z" w16du:dateUtc="2026-06-02T10:54:00Z">
              <w:tcPr>
                <w:tcW w:w="1568" w:type="dxa"/>
                <w:gridSpan w:val="2"/>
                <w:cellDel w:id="515" w:author="Millicent  Mufambi" w:date="2026-06-02T12:54:00Z"/>
              </w:tcPr>
            </w:tcPrChange>
          </w:tcPr>
          <w:p w14:paraId="718FA117" w14:textId="77777777" w:rsidR="00553B33" w:rsidRDefault="00553B33">
            <w:del w:id="516" w:author="Millicent  Mufambi" w:date="2026-06-02T12:54:00Z" w16du:dateUtc="2026-06-02T10:54:00Z">
              <w:r>
                <w:delText>3</w:delText>
              </w:r>
            </w:del>
          </w:p>
        </w:tc>
        <w:tc>
          <w:tcPr>
            <w:tcW w:w="3135" w:type="dxa"/>
            <w:tcPrChange w:id="517" w:author="Millicent  Mufambi" w:date="2026-06-02T12:54:00Z" w16du:dateUtc="2026-06-02T10:54:00Z">
              <w:tcPr>
                <w:tcW w:w="1568" w:type="dxa"/>
                <w:gridSpan w:val="3"/>
              </w:tcPr>
            </w:tcPrChange>
          </w:tcPr>
          <w:p w14:paraId="3D797B83" w14:textId="361B8E58" w:rsidR="00686EE6" w:rsidRDefault="00553B33">
            <w:r>
              <w:t>0.</w:t>
            </w:r>
            <w:del w:id="518" w:author="Millicent  Mufambi" w:date="2026-06-02T12:54:00Z" w16du:dateUtc="2026-06-02T10:54:00Z">
              <w:r>
                <w:delText>40</w:delText>
              </w:r>
            </w:del>
            <w:ins w:id="519" w:author="Millicent  Mufambi" w:date="2026-06-02T12:54:00Z" w16du:dateUtc="2026-06-02T10:54:00Z">
              <w:r>
                <w:t>54</w:t>
              </w:r>
            </w:ins>
          </w:p>
        </w:tc>
        <w:tc>
          <w:tcPr>
            <w:tcW w:w="3135" w:type="dxa"/>
            <w:tcPrChange w:id="520" w:author="Millicent  Mufambi" w:date="2026-06-02T12:54:00Z" w16du:dateUtc="2026-06-02T10:54:00Z">
              <w:tcPr>
                <w:tcW w:w="1568" w:type="dxa"/>
                <w:gridSpan w:val="2"/>
              </w:tcPr>
            </w:tcPrChange>
          </w:tcPr>
          <w:p w14:paraId="78843763" w14:textId="77777777" w:rsidR="00686EE6" w:rsidRDefault="00553B33">
            <w:del w:id="521" w:author="Millicent  Mufambi" w:date="2026-06-02T12:54:00Z" w16du:dateUtc="2026-06-02T10:54:00Z">
              <w:r>
                <w:rPr>
                  <w:b/>
                </w:rPr>
                <w:delText>1.00</w:delText>
              </w:r>
            </w:del>
            <w:ins w:id="522" w:author="Millicent  Mufambi" w:date="2026-06-02T12:54:00Z" w16du:dateUtc="2026-06-02T10:54:00Z">
              <w:r>
                <w:t>Once proposals may differ, behavioural agreement drops sharply</w:t>
              </w:r>
            </w:ins>
          </w:p>
        </w:tc>
        <w:tc>
          <w:tcPr>
            <w:tcW w:w="15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cellDel w:id="523" w:author="Millicent  Mufambi" w:date="2026-06-02T12:54:00Z"/>
            <w:tcPrChange w:id="524" w:author="Millicent  Mufambi" w:date="2026-06-02T12:54:00Z" w16du:dateUtc="2026-06-02T10:54:00Z">
              <w:tcPr>
                <w:tcW w:w="1568" w:type="dxa"/>
                <w:cellDel w:id="525" w:author="Millicent  Mufambi" w:date="2026-06-02T12:54:00Z"/>
              </w:tcPr>
            </w:tcPrChange>
          </w:tcPr>
          <w:p w14:paraId="213DA9BB" w14:textId="77777777" w:rsidR="00553B33" w:rsidRDefault="00553B33">
            <w:del w:id="526" w:author="Millicent  Mufambi" w:date="2026-06-02T12:54:00Z" w16du:dateUtc="2026-06-02T10:54:00Z">
              <w:r>
                <w:delText>6</w:delText>
              </w:r>
            </w:del>
          </w:p>
        </w:tc>
      </w:tr>
    </w:tbl>
    <w:p w14:paraId="5C94A266" w14:textId="77777777" w:rsidR="008563F6" w:rsidRDefault="008563F6"/>
    <w:p w14:paraId="4D2712B3" w14:textId="77777777" w:rsidR="008563F6" w:rsidRDefault="00553B33">
      <w:pPr>
        <w:spacing w:after="120"/>
        <w:jc w:val="both"/>
      </w:pPr>
      <w:r>
        <w:t>The two setups gave identical accuracy and safety (Table 7). Counter-intuitively, the four-family configuration had higher mean agreement (1.00 over six pairs versus 0.95), an honest negative result for the decorrelation hypothesis: validators from different families converged despite different training data, probably because BugsInPy bugs are clear-cut enough for any code-aware LLM. The metric can still fall to 0 under fault injection.</w:t>
      </w:r>
    </w:p>
    <w:p w14:paraId="6F05403B" w14:textId="77777777" w:rsidR="008563F6" w:rsidRDefault="00553B33">
      <w:pPr>
        <w:keepNext/>
        <w:spacing w:before="240" w:after="120"/>
      </w:pPr>
      <w:r>
        <w:rPr>
          <w:b/>
          <w:sz w:val="24"/>
        </w:rPr>
        <w:t>6.8 n-Variation Experiment for the Optimal-Validator-Count Question</w:t>
      </w:r>
    </w:p>
    <w:p w14:paraId="377E0428" w14:textId="77777777" w:rsidR="008563F6" w:rsidRDefault="00553B33">
      <w:pPr>
        <w:spacing w:after="120"/>
        <w:jc w:val="both"/>
      </w:pPr>
      <w:r>
        <w:t xml:space="preserve">To answer RQ1 directly, the e-commerce set was re-run with </w:t>
      </w:r>
      <w:del w:id="527" w:author="Millicent  Mufambi" w:date="2026-06-02T12:54:00Z" w16du:dateUtc="2026-06-02T10:54:00Z">
        <w:r>
          <w:delText>five</w:delText>
        </w:r>
      </w:del>
      <w:ins w:id="528" w:author="Millicent  Mufambi" w:date="2026-06-02T12:54:00Z" w16du:dateUtc="2026-06-02T10:54:00Z">
        <w:r>
          <w:t>seven independent</w:t>
        </w:r>
      </w:ins>
      <w:r>
        <w:t xml:space="preserve"> validators instead of </w:t>
      </w:r>
      <w:del w:id="529" w:author="Millicent  Mufambi" w:date="2026-06-02T12:54:00Z" w16du:dateUtc="2026-06-02T10:54:00Z">
        <w:r>
          <w:delText>two</w:delText>
        </w:r>
      </w:del>
      <w:ins w:id="530" w:author="Millicent  Mufambi" w:date="2026-06-02T12:54:00Z" w16du:dateUtc="2026-06-02T10:54:00Z">
        <w:r>
          <w:t>four</w:t>
        </w:r>
      </w:ins>
      <w:r>
        <w:t xml:space="preserve">, satisfying </w:t>
      </w:r>
      <w:ins w:id="531" w:author="Millicent  Mufambi" w:date="2026-06-02T12:54:00Z" w16du:dateUtc="2026-06-02T10:54:00Z">
        <w:r>
          <w:t xml:space="preserve">n = </w:t>
        </w:r>
      </w:ins>
      <w:r>
        <w:t>3f</w:t>
      </w:r>
      <w:del w:id="532" w:author="Millicent  Mufambi" w:date="2026-06-02T12:54:00Z" w16du:dateUtc="2026-06-02T10:54:00Z">
        <w:r>
          <w:delText>+</w:delText>
        </w:r>
      </w:del>
      <w:ins w:id="533" w:author="Millicent  Mufambi" w:date="2026-06-02T12:54:00Z" w16du:dateUtc="2026-06-02T10:54:00Z">
        <w:r>
          <w:t xml:space="preserve"> + </w:t>
        </w:r>
      </w:ins>
      <w:r>
        <w:t>1 = 7 at f = 2, so the system tolerates two simultaneous Byzantine validators</w:t>
      </w:r>
      <w:del w:id="534" w:author="Millicent  Mufambi" w:date="2026-06-02T12:54:00Z" w16du:dateUtc="2026-06-02T10:54:00Z">
        <w:r>
          <w:delText>.</w:delText>
        </w:r>
      </w:del>
      <w:ins w:id="535" w:author="Millicent  Mufambi" w:date="2026-06-02T12:54:00Z" w16du:dateUtc="2026-06-02T10:54:00Z">
        <w:r>
          <w:t>; the tight-bound study (Section 6.13) confirms that a third would break consensus.</w:t>
        </w:r>
      </w:ins>
      <w:r>
        <w:t xml:space="preserve"> The analyzer, healer and baseline were held constant.</w:t>
      </w:r>
      <w:ins w:id="536" w:author="Millicent  Mufambi" w:date="2026-06-02T12:54:00Z" w16du:dateUtc="2026-06-02T10:54:00Z">
        <w:r>
          <w:t xml:space="preserve"> Table 8 compares success, safety and validator agreement at n = 4 and n = 7; how latency scales with the validator count is reported separately in Section 6.12 (Table 11), so that latency appears in one place only.</w:t>
        </w:r>
      </w:ins>
    </w:p>
    <w:p w14:paraId="78723B95" w14:textId="77777777" w:rsidR="008563F6" w:rsidRDefault="00553B33">
      <w:pPr>
        <w:spacing w:after="120"/>
        <w:jc w:val="both"/>
      </w:pPr>
      <w:r>
        <w:rPr>
          <w:b/>
        </w:rPr>
        <w:t>Table 8</w:t>
      </w:r>
    </w:p>
    <w:p w14:paraId="5164C727" w14:textId="77777777" w:rsidR="008563F6" w:rsidRDefault="00553B33">
      <w:pPr>
        <w:spacing w:after="120"/>
        <w:jc w:val="both"/>
      </w:pPr>
      <w:r>
        <w:rPr>
          <w:b/>
        </w:rPr>
        <w:t>E-COMMERCE CONSENSUS UNDER TWO VALIDATOR-COUNT CONFIGURATIONS (n = 30 BUGS)</w:t>
      </w:r>
    </w:p>
    <w:tbl>
      <w:tblPr>
        <w:tblStyle w:val="LightGrid-Accent1"/>
        <w:tblW w:w="0" w:type="auto"/>
        <w:tblLook w:val="04A0" w:firstRow="1" w:lastRow="0" w:firstColumn="1" w:lastColumn="0" w:noHBand="0" w:noVBand="1"/>
        <w:tblPrChange w:id="537" w:author="Millicent  Mufambi" w:date="2026-06-02T12:54:00Z" w16du:dateUtc="2026-06-02T10:54:00Z">
          <w:tblPr>
            <w:tblStyle w:val="LightGrid-Accent1"/>
            <w:tblW w:w="0" w:type="auto"/>
            <w:tblLook w:val="04A0" w:firstRow="1" w:lastRow="0" w:firstColumn="1" w:lastColumn="0" w:noHBand="0" w:noVBand="1"/>
          </w:tblPr>
        </w:tblPrChange>
      </w:tblPr>
      <w:tblGrid>
        <w:gridCol w:w="1469"/>
        <w:gridCol w:w="1168"/>
        <w:gridCol w:w="1169"/>
        <w:gridCol w:w="1148"/>
        <w:gridCol w:w="1160"/>
        <w:gridCol w:w="1149"/>
        <w:gridCol w:w="1213"/>
        <w:gridCol w:w="1146"/>
        <w:tblGridChange w:id="538">
          <w:tblGrid>
            <w:gridCol w:w="1469"/>
            <w:gridCol w:w="1168"/>
            <w:gridCol w:w="1169"/>
            <w:gridCol w:w="1148"/>
            <w:gridCol w:w="1160"/>
            <w:gridCol w:w="1149"/>
            <w:gridCol w:w="1213"/>
            <w:gridCol w:w="1146"/>
          </w:tblGrid>
        </w:tblGridChange>
      </w:tblGrid>
      <w:tr w:rsidR="008563F6" w14:paraId="4E084DC9"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tcPrChange w:id="539" w:author="Millicent  Mufambi" w:date="2026-06-02T12:54:00Z" w16du:dateUtc="2026-06-02T10:54:00Z">
              <w:tcPr>
                <w:tcW w:w="1176" w:type="dxa"/>
              </w:tcPr>
            </w:tcPrChange>
          </w:tcPr>
          <w:p w14:paraId="2238FF1B" w14:textId="77777777" w:rsidR="008563F6" w:rsidRDefault="00553B33">
            <w:pPr>
              <w:jc w:val="center"/>
              <w:cnfStyle w:val="101000000000" w:firstRow="1" w:lastRow="0" w:firstColumn="1" w:lastColumn="0" w:oddVBand="0" w:evenVBand="0" w:oddHBand="0" w:evenHBand="0" w:firstRowFirstColumn="0" w:firstRowLastColumn="0" w:lastRowFirstColumn="0" w:lastRowLastColumn="0"/>
            </w:pPr>
            <w:r>
              <w:t>Configuration</w:t>
            </w:r>
          </w:p>
        </w:tc>
        <w:tc>
          <w:tcPr>
            <w:tcW w:w="1176" w:type="dxa"/>
            <w:tcPrChange w:id="540" w:author="Millicent  Mufambi" w:date="2026-06-02T12:54:00Z" w16du:dateUtc="2026-06-02T10:54:00Z">
              <w:tcPr>
                <w:tcW w:w="1176" w:type="dxa"/>
              </w:tcPr>
            </w:tcPrChange>
          </w:tcPr>
          <w:p w14:paraId="7F9F83C6"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Successes</w:t>
            </w:r>
          </w:p>
        </w:tc>
        <w:tc>
          <w:tcPr>
            <w:tcW w:w="1176" w:type="dxa"/>
            <w:tcPrChange w:id="541" w:author="Millicent  Mufambi" w:date="2026-06-02T12:54:00Z" w16du:dateUtc="2026-06-02T10:54:00Z">
              <w:tcPr>
                <w:tcW w:w="1176" w:type="dxa"/>
              </w:tcPr>
            </w:tcPrChange>
          </w:tcPr>
          <w:p w14:paraId="258F4262"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Safety violations</w:t>
            </w:r>
          </w:p>
        </w:tc>
        <w:tc>
          <w:tcPr>
            <w:tcW w:w="1176" w:type="dxa"/>
            <w:tcPrChange w:id="542" w:author="Millicent  Mufambi" w:date="2026-06-02T12:54:00Z" w16du:dateUtc="2026-06-02T10:54:00Z">
              <w:tcPr>
                <w:tcW w:w="1176" w:type="dxa"/>
              </w:tcPr>
            </w:tcPrChange>
          </w:tcPr>
          <w:p w14:paraId="03F28265"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Success rate</w:t>
            </w:r>
          </w:p>
        </w:tc>
        <w:tc>
          <w:tcPr>
            <w:tcW w:w="1176" w:type="dxa"/>
            <w:tcPrChange w:id="543" w:author="Millicent  Mufambi" w:date="2026-06-02T12:54:00Z" w16du:dateUtc="2026-06-02T10:54:00Z">
              <w:tcPr>
                <w:tcW w:w="1176" w:type="dxa"/>
              </w:tcPr>
            </w:tcPrChange>
          </w:tcPr>
          <w:p w14:paraId="09811989"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Safety violation rate</w:t>
            </w:r>
          </w:p>
        </w:tc>
        <w:tc>
          <w:tcPr>
            <w:tcW w:w="1176" w:type="dxa"/>
            <w:cellDel w:id="544" w:author="Millicent  Mufambi" w:date="2026-06-02T12:54:00Z"/>
            <w:tcPrChange w:id="545" w:author="Millicent  Mufambi" w:date="2026-06-02T12:54:00Z" w16du:dateUtc="2026-06-02T10:54:00Z">
              <w:tcPr>
                <w:tcW w:w="1176" w:type="dxa"/>
                <w:cellDel w:id="546" w:author="Millicent  Mufambi" w:date="2026-06-02T12:54:00Z"/>
              </w:tcPr>
            </w:tcPrChange>
          </w:tcPr>
          <w:p w14:paraId="7ABF7289" w14:textId="77777777" w:rsidR="00553B33" w:rsidRDefault="00553B33">
            <w:pPr>
              <w:jc w:val="center"/>
              <w:cnfStyle w:val="100000000000" w:firstRow="1" w:lastRow="0" w:firstColumn="0" w:lastColumn="0" w:oddVBand="0" w:evenVBand="0" w:oddHBand="0" w:evenHBand="0" w:firstRowFirstColumn="0" w:firstRowLastColumn="0" w:lastRowFirstColumn="0" w:lastRowLastColumn="0"/>
            </w:pPr>
            <w:del w:id="547" w:author="Millicent  Mufambi" w:date="2026-06-02T12:54:00Z" w16du:dateUtc="2026-06-02T10:54:00Z">
              <w:r>
                <w:delText>Latency p50</w:delText>
              </w:r>
            </w:del>
          </w:p>
        </w:tc>
        <w:tc>
          <w:tcPr>
            <w:tcW w:w="1176" w:type="dxa"/>
            <w:tcPrChange w:id="548" w:author="Millicent  Mufambi" w:date="2026-06-02T12:54:00Z" w16du:dateUtc="2026-06-02T10:54:00Z">
              <w:tcPr>
                <w:tcW w:w="1176" w:type="dxa"/>
              </w:tcPr>
            </w:tcPrChange>
          </w:tcPr>
          <w:p w14:paraId="38BD6321" w14:textId="30F1B66B" w:rsidR="008563F6" w:rsidRDefault="00553B33">
            <w:pPr>
              <w:jc w:val="center"/>
              <w:cnfStyle w:val="100000000000" w:firstRow="1" w:lastRow="0" w:firstColumn="0" w:lastColumn="0" w:oddVBand="0" w:evenVBand="0" w:oddHBand="0" w:evenHBand="0" w:firstRowFirstColumn="0" w:firstRowLastColumn="0" w:lastRowFirstColumn="0" w:lastRowLastColumn="0"/>
            </w:pPr>
            <w:r>
              <w:t>Mean pairwise validator agreement</w:t>
            </w:r>
          </w:p>
        </w:tc>
        <w:tc>
          <w:tcPr>
            <w:tcW w:w="1176" w:type="dxa"/>
            <w:tcPrChange w:id="549" w:author="Millicent  Mufambi" w:date="2026-06-02T12:54:00Z" w16du:dateUtc="2026-06-02T10:54:00Z">
              <w:tcPr>
                <w:tcW w:w="1176" w:type="dxa"/>
              </w:tcPr>
            </w:tcPrChange>
          </w:tcPr>
          <w:p w14:paraId="5490B1F8" w14:textId="77777777" w:rsidR="008563F6" w:rsidRDefault="00553B33">
            <w:pPr>
              <w:jc w:val="center"/>
              <w:cnfStyle w:val="100000000000" w:firstRow="1" w:lastRow="0" w:firstColumn="0" w:lastColumn="0" w:oddVBand="0" w:evenVBand="0" w:oddHBand="0" w:evenHBand="0" w:firstRowFirstColumn="0" w:firstRowLastColumn="0" w:lastRowFirstColumn="0" w:lastRowLastColumn="0"/>
            </w:pPr>
            <w:r>
              <w:t>n_pairs</w:t>
            </w:r>
          </w:p>
        </w:tc>
      </w:tr>
      <w:tr w:rsidR="008563F6" w14:paraId="1A689F3A"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tcPrChange w:id="550" w:author="Millicent  Mufambi" w:date="2026-06-02T12:54:00Z" w16du:dateUtc="2026-06-02T10:54:00Z">
              <w:tcPr>
                <w:tcW w:w="1176" w:type="dxa"/>
              </w:tcPr>
            </w:tcPrChange>
          </w:tcPr>
          <w:p w14:paraId="2F9CF7EE" w14:textId="77777777" w:rsidR="00686EE6" w:rsidRDefault="00553B33">
            <w:pPr>
              <w:cnfStyle w:val="001000100000" w:firstRow="0" w:lastRow="0" w:firstColumn="1" w:lastColumn="0" w:oddVBand="0" w:evenVBand="0" w:oddHBand="1" w:evenHBand="0" w:firstRowFirstColumn="0" w:firstRowLastColumn="0" w:lastRowFirstColumn="0" w:lastRowLastColumn="0"/>
            </w:pPr>
            <w:r>
              <w:rPr>
                <w:rPrChange w:id="551" w:author="Millicent  Mufambi" w:date="2026-06-02T12:54:00Z" w16du:dateUtc="2026-06-02T10:54:00Z">
                  <w:rPr>
                    <w:b w:val="0"/>
                  </w:rPr>
                </w:rPrChange>
              </w:rPr>
              <w:t xml:space="preserve">n = 4 (f = 1, </w:t>
            </w:r>
            <w:del w:id="552" w:author="Millicent  Mufambi" w:date="2026-06-02T12:54:00Z" w16du:dateUtc="2026-06-02T10:54:00Z">
              <w:r>
                <w:rPr>
                  <w:b w:val="0"/>
                </w:rPr>
                <w:delText>two</w:delText>
              </w:r>
            </w:del>
            <w:ins w:id="553" w:author="Millicent  Mufambi" w:date="2026-06-02T12:54:00Z" w16du:dateUtc="2026-06-02T10:54:00Z">
              <w:r>
                <w:t>four independent</w:t>
              </w:r>
            </w:ins>
            <w:r>
              <w:rPr>
                <w:rPrChange w:id="554" w:author="Millicent  Mufambi" w:date="2026-06-02T12:54:00Z" w16du:dateUtc="2026-06-02T10:54:00Z">
                  <w:rPr>
                    <w:b w:val="0"/>
                  </w:rPr>
                </w:rPrChange>
              </w:rPr>
              <w:t xml:space="preserve"> validators, default)</w:t>
            </w:r>
          </w:p>
        </w:tc>
        <w:tc>
          <w:tcPr>
            <w:tcW w:w="1176" w:type="dxa"/>
            <w:tcPrChange w:id="555" w:author="Millicent  Mufambi" w:date="2026-06-02T12:54:00Z" w16du:dateUtc="2026-06-02T10:54:00Z">
              <w:tcPr>
                <w:tcW w:w="1176" w:type="dxa"/>
              </w:tcPr>
            </w:tcPrChange>
          </w:tcPr>
          <w:p w14:paraId="33E02C1F" w14:textId="77777777" w:rsidR="008563F6" w:rsidRDefault="00553B33">
            <w:pPr>
              <w:cnfStyle w:val="000000100000" w:firstRow="0" w:lastRow="0" w:firstColumn="0" w:lastColumn="0" w:oddVBand="0" w:evenVBand="0" w:oddHBand="1" w:evenHBand="0" w:firstRowFirstColumn="0" w:firstRowLastColumn="0" w:lastRowFirstColumn="0" w:lastRowLastColumn="0"/>
            </w:pPr>
            <w:r>
              <w:t>30 / 30</w:t>
            </w:r>
          </w:p>
        </w:tc>
        <w:tc>
          <w:tcPr>
            <w:tcW w:w="1176" w:type="dxa"/>
            <w:tcPrChange w:id="556" w:author="Millicent  Mufambi" w:date="2026-06-02T12:54:00Z" w16du:dateUtc="2026-06-02T10:54:00Z">
              <w:tcPr>
                <w:tcW w:w="1176" w:type="dxa"/>
              </w:tcPr>
            </w:tcPrChange>
          </w:tcPr>
          <w:p w14:paraId="3A095FC1" w14:textId="77777777" w:rsidR="008563F6" w:rsidRDefault="00553B33">
            <w:pPr>
              <w:cnfStyle w:val="000000100000" w:firstRow="0" w:lastRow="0" w:firstColumn="0" w:lastColumn="0" w:oddVBand="0" w:evenVBand="0" w:oddHBand="1" w:evenHBand="0" w:firstRowFirstColumn="0" w:firstRowLastColumn="0" w:lastRowFirstColumn="0" w:lastRowLastColumn="0"/>
            </w:pPr>
            <w:r>
              <w:t>0 / 30</w:t>
            </w:r>
          </w:p>
        </w:tc>
        <w:tc>
          <w:tcPr>
            <w:tcW w:w="1176" w:type="dxa"/>
            <w:tcPrChange w:id="557" w:author="Millicent  Mufambi" w:date="2026-06-02T12:54:00Z" w16du:dateUtc="2026-06-02T10:54:00Z">
              <w:tcPr>
                <w:tcW w:w="1176" w:type="dxa"/>
              </w:tcPr>
            </w:tcPrChange>
          </w:tcPr>
          <w:p w14:paraId="14AB3553" w14:textId="77777777" w:rsidR="008563F6" w:rsidRDefault="00553B33">
            <w:pPr>
              <w:cnfStyle w:val="000000100000" w:firstRow="0" w:lastRow="0" w:firstColumn="0" w:lastColumn="0" w:oddVBand="0" w:evenVBand="0" w:oddHBand="1" w:evenHBand="0" w:firstRowFirstColumn="0" w:firstRowLastColumn="0" w:lastRowFirstColumn="0" w:lastRowLastColumn="0"/>
            </w:pPr>
            <w:r>
              <w:rPr>
                <w:b/>
              </w:rPr>
              <w:t>1.000</w:t>
            </w:r>
          </w:p>
        </w:tc>
        <w:tc>
          <w:tcPr>
            <w:tcW w:w="1176" w:type="dxa"/>
            <w:tcPrChange w:id="558" w:author="Millicent  Mufambi" w:date="2026-06-02T12:54:00Z" w16du:dateUtc="2026-06-02T10:54:00Z">
              <w:tcPr>
                <w:tcW w:w="1176" w:type="dxa"/>
              </w:tcPr>
            </w:tcPrChange>
          </w:tcPr>
          <w:p w14:paraId="07296C33" w14:textId="77777777" w:rsidR="008563F6" w:rsidRDefault="00553B33">
            <w:pPr>
              <w:cnfStyle w:val="000000100000" w:firstRow="0" w:lastRow="0" w:firstColumn="0" w:lastColumn="0" w:oddVBand="0" w:evenVBand="0" w:oddHBand="1" w:evenHBand="0" w:firstRowFirstColumn="0" w:firstRowLastColumn="0" w:lastRowFirstColumn="0" w:lastRowLastColumn="0"/>
            </w:pPr>
            <w:r>
              <w:rPr>
                <w:b/>
              </w:rPr>
              <w:t>0.000</w:t>
            </w:r>
          </w:p>
        </w:tc>
        <w:tc>
          <w:tcPr>
            <w:tcW w:w="1176" w:type="dxa"/>
            <w:cellDel w:id="559" w:author="Millicent  Mufambi" w:date="2026-06-02T12:54:00Z"/>
            <w:tcPrChange w:id="560" w:author="Millicent  Mufambi" w:date="2026-06-02T12:54:00Z" w16du:dateUtc="2026-06-02T10:54:00Z">
              <w:tcPr>
                <w:tcW w:w="1176" w:type="dxa"/>
                <w:cellDel w:id="561" w:author="Millicent  Mufambi" w:date="2026-06-02T12:54:00Z"/>
              </w:tcPr>
            </w:tcPrChange>
          </w:tcPr>
          <w:p w14:paraId="35E7F9D5" w14:textId="77777777" w:rsidR="00553B33" w:rsidRDefault="00553B33">
            <w:pPr>
              <w:cnfStyle w:val="000000100000" w:firstRow="0" w:lastRow="0" w:firstColumn="0" w:lastColumn="0" w:oddVBand="0" w:evenVBand="0" w:oddHBand="1" w:evenHBand="0" w:firstRowFirstColumn="0" w:firstRowLastColumn="0" w:lastRowFirstColumn="0" w:lastRowLastColumn="0"/>
              <w:rPr>
                <w:b/>
              </w:rPr>
            </w:pPr>
            <w:del w:id="562" w:author="Millicent  Mufambi" w:date="2026-06-02T12:54:00Z" w16du:dateUtc="2026-06-02T10:54:00Z">
              <w:r>
                <w:rPr>
                  <w:b/>
                </w:rPr>
                <w:delText>50.7 s</w:delText>
              </w:r>
            </w:del>
          </w:p>
        </w:tc>
        <w:tc>
          <w:tcPr>
            <w:tcW w:w="1176" w:type="dxa"/>
            <w:tcPrChange w:id="563" w:author="Millicent  Mufambi" w:date="2026-06-02T12:54:00Z" w16du:dateUtc="2026-06-02T10:54:00Z">
              <w:tcPr>
                <w:tcW w:w="1176" w:type="dxa"/>
              </w:tcPr>
            </w:tcPrChange>
          </w:tcPr>
          <w:p w14:paraId="5B289919" w14:textId="23C19CF9" w:rsidR="008563F6" w:rsidRDefault="00553B33">
            <w:pPr>
              <w:cnfStyle w:val="000000100000" w:firstRow="0" w:lastRow="0" w:firstColumn="0" w:lastColumn="0" w:oddVBand="0" w:evenVBand="0" w:oddHBand="1" w:evenHBand="0" w:firstRowFirstColumn="0" w:firstRowLastColumn="0" w:lastRowFirstColumn="0" w:lastRowLastColumn="0"/>
            </w:pPr>
            <w:r>
              <w:t>1.00</w:t>
            </w:r>
          </w:p>
        </w:tc>
        <w:tc>
          <w:tcPr>
            <w:tcW w:w="1176" w:type="dxa"/>
            <w:tcPrChange w:id="564" w:author="Millicent  Mufambi" w:date="2026-06-02T12:54:00Z" w16du:dateUtc="2026-06-02T10:54:00Z">
              <w:tcPr>
                <w:tcW w:w="1176" w:type="dxa"/>
              </w:tcPr>
            </w:tcPrChange>
          </w:tcPr>
          <w:p w14:paraId="3F86333E" w14:textId="77777777" w:rsidR="008563F6" w:rsidRDefault="00553B33">
            <w:pPr>
              <w:cnfStyle w:val="000000100000" w:firstRow="0" w:lastRow="0" w:firstColumn="0" w:lastColumn="0" w:oddVBand="0" w:evenVBand="0" w:oddHBand="1" w:evenHBand="0" w:firstRowFirstColumn="0" w:firstRowLastColumn="0" w:lastRowFirstColumn="0" w:lastRowLastColumn="0"/>
            </w:pPr>
            <w:r>
              <w:t>1</w:t>
            </w:r>
          </w:p>
        </w:tc>
      </w:tr>
      <w:tr w:rsidR="008563F6" w14:paraId="46037689"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tcPrChange w:id="565" w:author="Millicent  Mufambi" w:date="2026-06-02T12:54:00Z" w16du:dateUtc="2026-06-02T10:54:00Z">
              <w:tcPr>
                <w:tcW w:w="1176" w:type="dxa"/>
              </w:tcPr>
            </w:tcPrChange>
          </w:tcPr>
          <w:p w14:paraId="3AB13569" w14:textId="77777777" w:rsidR="00686EE6" w:rsidRDefault="00553B33">
            <w:pPr>
              <w:cnfStyle w:val="001000010000" w:firstRow="0" w:lastRow="0" w:firstColumn="1" w:lastColumn="0" w:oddVBand="0" w:evenVBand="0" w:oddHBand="0" w:evenHBand="1" w:firstRowFirstColumn="0" w:firstRowLastColumn="0" w:lastRowFirstColumn="0" w:lastRowLastColumn="0"/>
            </w:pPr>
            <w:r>
              <w:rPr>
                <w:rPrChange w:id="566" w:author="Millicent  Mufambi" w:date="2026-06-02T12:54:00Z" w16du:dateUtc="2026-06-02T10:54:00Z">
                  <w:rPr>
                    <w:b w:val="0"/>
                  </w:rPr>
                </w:rPrChange>
              </w:rPr>
              <w:t xml:space="preserve">n = 7 (f = 2, </w:t>
            </w:r>
            <w:del w:id="567" w:author="Millicent  Mufambi" w:date="2026-06-02T12:54:00Z" w16du:dateUtc="2026-06-02T10:54:00Z">
              <w:r>
                <w:rPr>
                  <w:b w:val="0"/>
                </w:rPr>
                <w:delText>five</w:delText>
              </w:r>
            </w:del>
            <w:ins w:id="568" w:author="Millicent  Mufambi" w:date="2026-06-02T12:54:00Z" w16du:dateUtc="2026-06-02T10:54:00Z">
              <w:r>
                <w:t>seven independent</w:t>
              </w:r>
            </w:ins>
            <w:r>
              <w:rPr>
                <w:rPrChange w:id="569" w:author="Millicent  Mufambi" w:date="2026-06-02T12:54:00Z" w16du:dateUtc="2026-06-02T10:54:00Z">
                  <w:rPr>
                    <w:b w:val="0"/>
                  </w:rPr>
                </w:rPrChange>
              </w:rPr>
              <w:t xml:space="preserve"> validators)</w:t>
            </w:r>
          </w:p>
        </w:tc>
        <w:tc>
          <w:tcPr>
            <w:tcW w:w="1176" w:type="dxa"/>
            <w:tcPrChange w:id="570" w:author="Millicent  Mufambi" w:date="2026-06-02T12:54:00Z" w16du:dateUtc="2026-06-02T10:54:00Z">
              <w:tcPr>
                <w:tcW w:w="1176" w:type="dxa"/>
              </w:tcPr>
            </w:tcPrChange>
          </w:tcPr>
          <w:p w14:paraId="3B5ABF9B" w14:textId="77777777" w:rsidR="008563F6" w:rsidRDefault="00553B33">
            <w:pPr>
              <w:cnfStyle w:val="000000010000" w:firstRow="0" w:lastRow="0" w:firstColumn="0" w:lastColumn="0" w:oddVBand="0" w:evenVBand="0" w:oddHBand="0" w:evenHBand="1" w:firstRowFirstColumn="0" w:firstRowLastColumn="0" w:lastRowFirstColumn="0" w:lastRowLastColumn="0"/>
            </w:pPr>
            <w:r>
              <w:t>27 / 30</w:t>
            </w:r>
          </w:p>
        </w:tc>
        <w:tc>
          <w:tcPr>
            <w:tcW w:w="1176" w:type="dxa"/>
            <w:tcPrChange w:id="571" w:author="Millicent  Mufambi" w:date="2026-06-02T12:54:00Z" w16du:dateUtc="2026-06-02T10:54:00Z">
              <w:tcPr>
                <w:tcW w:w="1176" w:type="dxa"/>
              </w:tcPr>
            </w:tcPrChange>
          </w:tcPr>
          <w:p w14:paraId="23757B92" w14:textId="77777777" w:rsidR="008563F6" w:rsidRDefault="00553B33">
            <w:pPr>
              <w:cnfStyle w:val="000000010000" w:firstRow="0" w:lastRow="0" w:firstColumn="0" w:lastColumn="0" w:oddVBand="0" w:evenVBand="0" w:oddHBand="0" w:evenHBand="1" w:firstRowFirstColumn="0" w:firstRowLastColumn="0" w:lastRowFirstColumn="0" w:lastRowLastColumn="0"/>
            </w:pPr>
            <w:r>
              <w:t>0 / 30</w:t>
            </w:r>
          </w:p>
        </w:tc>
        <w:tc>
          <w:tcPr>
            <w:tcW w:w="1176" w:type="dxa"/>
            <w:tcPrChange w:id="572" w:author="Millicent  Mufambi" w:date="2026-06-02T12:54:00Z" w16du:dateUtc="2026-06-02T10:54:00Z">
              <w:tcPr>
                <w:tcW w:w="1176" w:type="dxa"/>
              </w:tcPr>
            </w:tcPrChange>
          </w:tcPr>
          <w:p w14:paraId="6D1256D8" w14:textId="77777777" w:rsidR="008563F6" w:rsidRDefault="00553B33">
            <w:pPr>
              <w:cnfStyle w:val="000000010000" w:firstRow="0" w:lastRow="0" w:firstColumn="0" w:lastColumn="0" w:oddVBand="0" w:evenVBand="0" w:oddHBand="0" w:evenHBand="1" w:firstRowFirstColumn="0" w:firstRowLastColumn="0" w:lastRowFirstColumn="0" w:lastRowLastColumn="0"/>
            </w:pPr>
            <w:r>
              <w:t>0.900</w:t>
            </w:r>
          </w:p>
        </w:tc>
        <w:tc>
          <w:tcPr>
            <w:tcW w:w="1176" w:type="dxa"/>
            <w:tcPrChange w:id="573" w:author="Millicent  Mufambi" w:date="2026-06-02T12:54:00Z" w16du:dateUtc="2026-06-02T10:54:00Z">
              <w:tcPr>
                <w:tcW w:w="1176" w:type="dxa"/>
              </w:tcPr>
            </w:tcPrChange>
          </w:tcPr>
          <w:p w14:paraId="739A8F42" w14:textId="77777777" w:rsidR="008563F6" w:rsidRDefault="00553B33">
            <w:pPr>
              <w:cnfStyle w:val="000000010000" w:firstRow="0" w:lastRow="0" w:firstColumn="0" w:lastColumn="0" w:oddVBand="0" w:evenVBand="0" w:oddHBand="0" w:evenHBand="1" w:firstRowFirstColumn="0" w:firstRowLastColumn="0" w:lastRowFirstColumn="0" w:lastRowLastColumn="0"/>
            </w:pPr>
            <w:r>
              <w:t>0.000</w:t>
            </w:r>
          </w:p>
        </w:tc>
        <w:tc>
          <w:tcPr>
            <w:tcW w:w="1176" w:type="dxa"/>
            <w:cellDel w:id="574" w:author="Millicent  Mufambi" w:date="2026-06-02T12:54:00Z"/>
            <w:tcPrChange w:id="575" w:author="Millicent  Mufambi" w:date="2026-06-02T12:54:00Z" w16du:dateUtc="2026-06-02T10:54:00Z">
              <w:tcPr>
                <w:tcW w:w="1176" w:type="dxa"/>
                <w:cellDel w:id="576" w:author="Millicent  Mufambi" w:date="2026-06-02T12:54:00Z"/>
              </w:tcPr>
            </w:tcPrChange>
          </w:tcPr>
          <w:p w14:paraId="242D3B06" w14:textId="77777777" w:rsidR="00553B33" w:rsidRDefault="00553B33">
            <w:pPr>
              <w:cnfStyle w:val="000000010000" w:firstRow="0" w:lastRow="0" w:firstColumn="0" w:lastColumn="0" w:oddVBand="0" w:evenVBand="0" w:oddHBand="0" w:evenHBand="1" w:firstRowFirstColumn="0" w:firstRowLastColumn="0" w:lastRowFirstColumn="0" w:lastRowLastColumn="0"/>
            </w:pPr>
            <w:del w:id="577" w:author="Millicent  Mufambi" w:date="2026-06-02T12:54:00Z" w16du:dateUtc="2026-06-02T10:54:00Z">
              <w:r>
                <w:delText>82.7 s</w:delText>
              </w:r>
            </w:del>
          </w:p>
        </w:tc>
        <w:tc>
          <w:tcPr>
            <w:tcW w:w="1176" w:type="dxa"/>
            <w:tcPrChange w:id="578" w:author="Millicent  Mufambi" w:date="2026-06-02T12:54:00Z" w16du:dateUtc="2026-06-02T10:54:00Z">
              <w:tcPr>
                <w:tcW w:w="1176" w:type="dxa"/>
              </w:tcPr>
            </w:tcPrChange>
          </w:tcPr>
          <w:p w14:paraId="0B76BB4F" w14:textId="6BC4C1FB" w:rsidR="008563F6" w:rsidRDefault="00553B33">
            <w:pPr>
              <w:cnfStyle w:val="000000010000" w:firstRow="0" w:lastRow="0" w:firstColumn="0" w:lastColumn="0" w:oddVBand="0" w:evenVBand="0" w:oddHBand="0" w:evenHBand="1" w:firstRowFirstColumn="0" w:firstRowLastColumn="0" w:lastRowFirstColumn="0" w:lastRowLastColumn="0"/>
            </w:pPr>
            <w:r>
              <w:t>0.98</w:t>
            </w:r>
          </w:p>
        </w:tc>
        <w:tc>
          <w:tcPr>
            <w:tcW w:w="1176" w:type="dxa"/>
            <w:tcPrChange w:id="579" w:author="Millicent  Mufambi" w:date="2026-06-02T12:54:00Z" w16du:dateUtc="2026-06-02T10:54:00Z">
              <w:tcPr>
                <w:tcW w:w="1176" w:type="dxa"/>
              </w:tcPr>
            </w:tcPrChange>
          </w:tcPr>
          <w:p w14:paraId="64FC8191" w14:textId="77777777" w:rsidR="008563F6" w:rsidRDefault="00553B33">
            <w:pPr>
              <w:cnfStyle w:val="000000010000" w:firstRow="0" w:lastRow="0" w:firstColumn="0" w:lastColumn="0" w:oddVBand="0" w:evenVBand="0" w:oddHBand="0" w:evenHBand="1" w:firstRowFirstColumn="0" w:firstRowLastColumn="0" w:lastRowFirstColumn="0" w:lastRowLastColumn="0"/>
            </w:pPr>
            <w:r>
              <w:t>10</w:t>
            </w:r>
          </w:p>
        </w:tc>
      </w:tr>
    </w:tbl>
    <w:p w14:paraId="0DE73DF7" w14:textId="77777777" w:rsidR="008563F6" w:rsidRDefault="008563F6"/>
    <w:p w14:paraId="7B40D830" w14:textId="77777777" w:rsidR="008563F6" w:rsidRDefault="00553B33">
      <w:pPr>
        <w:spacing w:after="120"/>
        <w:jc w:val="both"/>
      </w:pPr>
      <w:r>
        <w:t>Three findings follow (Table 8): safety violations stay at zero, so extra validators do not improve safety; raw success drops from 100% to 90% as the 2f</w:t>
      </w:r>
      <w:del w:id="580" w:author="Millicent  Mufambi" w:date="2026-06-02T12:54:00Z" w16du:dateUtc="2026-06-02T10:54:00Z">
        <w:r>
          <w:delText>+</w:delText>
        </w:r>
      </w:del>
      <w:ins w:id="581" w:author="Millicent  Mufambi" w:date="2026-06-02T12:54:00Z" w16du:dateUtc="2026-06-02T10:54:00Z">
        <w:r>
          <w:t xml:space="preserve"> + </w:t>
        </w:r>
      </w:ins>
      <w:r>
        <w:t xml:space="preserve">1 = 5 quorum is harder to reach; and latency rises </w:t>
      </w:r>
      <w:del w:id="582" w:author="Millicent  Mufambi" w:date="2026-06-02T12:54:00Z" w16du:dateUtc="2026-06-02T10:54:00Z">
        <w:r>
          <w:delText>63% (50.7 s to 82.7 s p50</w:delText>
        </w:r>
      </w:del>
      <w:ins w:id="583" w:author="Millicent  Mufambi" w:date="2026-06-02T12:54:00Z" w16du:dateUtc="2026-06-02T10:54:00Z">
        <w:r>
          <w:t>with the validator count (reported in Section 6.12, Table 11</w:t>
        </w:r>
      </w:ins>
      <w:r>
        <w:t xml:space="preserve">), set by the slowest of </w:t>
      </w:r>
      <w:del w:id="584" w:author="Millicent  Mufambi" w:date="2026-06-02T12:54:00Z" w16du:dateUtc="2026-06-02T10:54:00Z">
        <w:r>
          <w:delText>five</w:delText>
        </w:r>
      </w:del>
      <w:ins w:id="585" w:author="Millicent  Mufambi" w:date="2026-06-02T12:54:00Z" w16du:dateUtc="2026-06-02T10:54:00Z">
        <w:r>
          <w:t>the seven</w:t>
        </w:r>
      </w:ins>
      <w:r>
        <w:t xml:space="preserve"> concurrent validators.</w:t>
      </w:r>
    </w:p>
    <w:p w14:paraId="01B290C5" w14:textId="77777777" w:rsidR="008563F6" w:rsidRDefault="00553B33">
      <w:pPr>
        <w:spacing w:after="120"/>
        <w:jc w:val="both"/>
        <w:rPr>
          <w:ins w:id="586" w:author="Millicent  Mufambi" w:date="2026-06-02T12:54:00Z" w16du:dateUtc="2026-06-02T10:54:00Z"/>
        </w:rPr>
      </w:pPr>
      <w:r>
        <w:t>The</w:t>
      </w:r>
      <w:del w:id="587" w:author="Millicent  Mufambi" w:date="2026-06-02T12:54:00Z" w16du:dateUtc="2026-06-02T10:54:00Z">
        <w:r>
          <w:delText xml:space="preserve"> empirical</w:delText>
        </w:r>
      </w:del>
      <w:r>
        <w:t xml:space="preserve"> answer to RQ1 is n = 4, f = 1: the minimum </w:t>
      </w:r>
      <w:del w:id="588" w:author="Millicent  Mufambi" w:date="2026-06-02T12:54:00Z" w16du:dateUtc="2026-06-02T10:54:00Z">
        <w:r>
          <w:delText>BFT</w:delText>
        </w:r>
      </w:del>
      <w:ins w:id="589" w:author="Millicent  Mufambi" w:date="2026-06-02T12:54:00Z" w16du:dateUtc="2026-06-02T10:54:00Z">
        <w:r>
          <w:t>PBFT</w:t>
        </w:r>
      </w:ins>
      <w:r>
        <w:t xml:space="preserve">-compliant configuration </w:t>
      </w:r>
      <w:ins w:id="590" w:author="Millicent  Mufambi" w:date="2026-06-02T12:54:00Z" w16du:dateUtc="2026-06-02T10:54:00Z">
        <w:r>
          <w:t xml:space="preserve">of four independent validators </w:t>
        </w:r>
      </w:ins>
      <w:r>
        <w:t xml:space="preserve">gives the best </w:t>
      </w:r>
      <w:ins w:id="591" w:author="Millicent  Mufambi" w:date="2026-06-02T12:54:00Z" w16du:dateUtc="2026-06-02T10:54:00Z">
        <w:r>
          <w:t xml:space="preserve">repair </w:t>
        </w:r>
      </w:ins>
      <w:r>
        <w:t xml:space="preserve">success </w:t>
      </w:r>
      <w:del w:id="592" w:author="Millicent  Mufambi" w:date="2026-06-02T12:54:00Z" w16du:dateUtc="2026-06-02T10:54:00Z">
        <w:r>
          <w:delText xml:space="preserve">rate </w:delText>
        </w:r>
      </w:del>
      <w:r>
        <w:t>and lowest latency</w:t>
      </w:r>
      <w:del w:id="593" w:author="Millicent  Mufambi" w:date="2026-06-02T12:54:00Z" w16du:dateUtc="2026-06-02T10:54:00Z">
        <w:r>
          <w:delText xml:space="preserve"> while keeping</w:delText>
        </w:r>
      </w:del>
      <w:ins w:id="594" w:author="Millicent  Mufambi" w:date="2026-06-02T12:54:00Z" w16du:dateUtc="2026-06-02T10:54:00Z">
        <w:r>
          <w:t>, and</w:t>
        </w:r>
      </w:ins>
      <w:r>
        <w:t xml:space="preserve"> the </w:t>
      </w:r>
      <w:del w:id="595" w:author="Millicent  Mufambi" w:date="2026-06-02T12:54:00Z" w16du:dateUtc="2026-06-02T10:54:00Z">
        <w:r>
          <w:delText>formal guarantee. Larger populations are justified only by a threat model demanding tolerance beyond</w:delText>
        </w:r>
      </w:del>
      <w:ins w:id="596" w:author="Millicent  Mufambi" w:date="2026-06-02T12:54:00Z" w16du:dateUtc="2026-06-02T10:54:00Z">
        <w:r>
          <w:t>fault-injection study confirms it genuinely tolerates</w:t>
        </w:r>
      </w:ins>
      <w:r>
        <w:t xml:space="preserve"> one Byzantine </w:t>
      </w:r>
      <w:ins w:id="597" w:author="Millicent  Mufambi" w:date="2026-06-02T12:54:00Z" w16du:dateUtc="2026-06-02T10:54:00Z">
        <w:r>
          <w:t>voter (Section 6.6). Raising the population to n = 7 (f = 2) buys tolerance to a second Byzantine voter, which the tight-bound study confirms is real (Section 6.13), at higher latency and no repair gain, so n = 4 is the practical optimum for f = 1.</w:t>
        </w:r>
      </w:ins>
    </w:p>
    <w:p w14:paraId="3A687543" w14:textId="77777777" w:rsidR="008563F6" w:rsidRDefault="00553B33">
      <w:pPr>
        <w:spacing w:after="120"/>
        <w:jc w:val="both"/>
        <w:rPr>
          <w:ins w:id="598" w:author="Millicent  Mufambi" w:date="2026-06-02T12:54:00Z" w16du:dateUtc="2026-06-02T10:54:00Z"/>
        </w:rPr>
      </w:pPr>
      <w:ins w:id="599" w:author="Millicent  Mufambi" w:date="2026-06-02T12:54:00Z" w16du:dateUtc="2026-06-02T10:54:00Z">
        <w:r>
          <w:rPr>
            <w:b/>
          </w:rPr>
          <w:t>6.9 Exact-Match versus Semantic-Equivalence Quorum</w:t>
        </w:r>
      </w:ins>
    </w:p>
    <w:p w14:paraId="54675ED0" w14:textId="77777777" w:rsidR="008563F6" w:rsidRDefault="00553B33">
      <w:pPr>
        <w:spacing w:after="120"/>
        <w:jc w:val="both"/>
        <w:rPr>
          <w:ins w:id="600" w:author="Millicent  Mufambi" w:date="2026-06-02T12:54:00Z" w16du:dateUtc="2026-06-02T10:54:00Z"/>
        </w:rPr>
      </w:pPr>
      <w:ins w:id="601" w:author="Millicent  Mufambi" w:date="2026-06-02T12:54:00Z" w16du:dateUtc="2026-06-02T10:54:00Z">
        <w:r>
          <w:t>Table 9 reports the two quorum rules over the synthetic and e-commerce sets. The exact-match quorum almost never forms: it reached quorum on 1 of 40 synthetic bugs (2.5%) and 3 of 30 e-commerce bugs (10%), with mean pairwise text agreement of 0.18 and 0.20. Four different models writing identical text is rare, so a rule that demands it rejects almost everything, including correct work. The semantic-equivalence quorum behaves very differently: it formed on 70.0% of synthetic and 76.7% of e-commerce bugs, and</w:t>
        </w:r>
        <w:r>
          <w:t xml:space="preserve"> the agreed class was a passing fix in 60.0% of cases on both sets, with mean behavioural agreement near 0.54. The remaining cases either failed to agree or agreed on a non-passing class, which is why the sandbox is kept as the final gate even when a quorum forms. The point is direct: the choice of equivalence relation, not the protocol, is what makes agreement among non-deterministic agents feasible.</w:t>
        </w:r>
      </w:ins>
    </w:p>
    <w:p w14:paraId="1CAD2962" w14:textId="77777777" w:rsidR="008563F6" w:rsidRDefault="00553B33">
      <w:pPr>
        <w:spacing w:after="120"/>
        <w:jc w:val="both"/>
        <w:rPr>
          <w:ins w:id="602" w:author="Millicent  Mufambi" w:date="2026-06-02T12:54:00Z" w16du:dateUtc="2026-06-02T10:54:00Z"/>
        </w:rPr>
      </w:pPr>
      <w:ins w:id="603" w:author="Millicent  Mufambi" w:date="2026-06-02T12:54:00Z" w16du:dateUtc="2026-06-02T10:54:00Z">
        <w:r>
          <w:t>Table 9</w:t>
        </w:r>
      </w:ins>
    </w:p>
    <w:p w14:paraId="3A194395" w14:textId="77777777" w:rsidR="008563F6" w:rsidRDefault="00553B33">
      <w:pPr>
        <w:spacing w:after="120"/>
        <w:jc w:val="both"/>
        <w:rPr>
          <w:ins w:id="604" w:author="Millicent  Mufambi" w:date="2026-06-02T12:54:00Z" w16du:dateUtc="2026-06-02T10:54:00Z"/>
        </w:rPr>
      </w:pPr>
      <w:ins w:id="605" w:author="Millicent  Mufambi" w:date="2026-06-02T12:54:00Z" w16du:dateUtc="2026-06-02T10:54:00Z">
        <w:r>
          <w:t>QUORUM FORMATION UNDER FOUR HETEROGENEOUS LLM PROPOSERS (2f+1 = 3)</w:t>
        </w:r>
      </w:ins>
    </w:p>
    <w:tbl>
      <w:tblPr>
        <w:tblStyle w:val="TableGrid"/>
        <w:tblW w:w="0" w:type="auto"/>
        <w:tblLook w:val="04A0" w:firstRow="1" w:lastRow="0" w:firstColumn="1" w:lastColumn="0" w:noHBand="0" w:noVBand="1"/>
      </w:tblPr>
      <w:tblGrid>
        <w:gridCol w:w="1568"/>
        <w:gridCol w:w="1568"/>
        <w:gridCol w:w="1568"/>
        <w:gridCol w:w="1568"/>
        <w:gridCol w:w="1568"/>
        <w:gridCol w:w="1568"/>
      </w:tblGrid>
      <w:tr w:rsidR="00686EE6" w14:paraId="1B81E33C" w14:textId="77777777">
        <w:trPr>
          <w:ins w:id="606" w:author="Millicent  Mufambi" w:date="2026-06-02T12:54:00Z" w16du:dateUtc="2026-06-02T10:54:00Z"/>
        </w:trPr>
        <w:tc>
          <w:tcPr>
            <w:tcW w:w="1568" w:type="dxa"/>
          </w:tcPr>
          <w:p w14:paraId="764280B2" w14:textId="77777777" w:rsidR="00686EE6" w:rsidRDefault="00553B33">
            <w:pPr>
              <w:rPr>
                <w:ins w:id="607" w:author="Millicent  Mufambi" w:date="2026-06-02T12:54:00Z" w16du:dateUtc="2026-06-02T10:54:00Z"/>
              </w:rPr>
            </w:pPr>
            <w:ins w:id="608" w:author="Millicent  Mufambi" w:date="2026-06-02T12:54:00Z" w16du:dateUtc="2026-06-02T10:54:00Z">
              <w:r>
                <w:rPr>
                  <w:b/>
                </w:rPr>
                <w:t>Dataset</w:t>
              </w:r>
            </w:ins>
          </w:p>
        </w:tc>
        <w:tc>
          <w:tcPr>
            <w:tcW w:w="1568" w:type="dxa"/>
          </w:tcPr>
          <w:p w14:paraId="70501722" w14:textId="77777777" w:rsidR="00686EE6" w:rsidRDefault="00553B33">
            <w:pPr>
              <w:rPr>
                <w:ins w:id="609" w:author="Millicent  Mufambi" w:date="2026-06-02T12:54:00Z" w16du:dateUtc="2026-06-02T10:54:00Z"/>
              </w:rPr>
            </w:pPr>
            <w:ins w:id="610" w:author="Millicent  Mufambi" w:date="2026-06-02T12:54:00Z" w16du:dateUtc="2026-06-02T10:54:00Z">
              <w:r>
                <w:rPr>
                  <w:b/>
                </w:rPr>
                <w:t>n</w:t>
              </w:r>
            </w:ins>
          </w:p>
        </w:tc>
        <w:tc>
          <w:tcPr>
            <w:tcW w:w="1568" w:type="dxa"/>
          </w:tcPr>
          <w:p w14:paraId="4B9477E6" w14:textId="77777777" w:rsidR="00686EE6" w:rsidRDefault="00553B33">
            <w:pPr>
              <w:rPr>
                <w:ins w:id="611" w:author="Millicent  Mufambi" w:date="2026-06-02T12:54:00Z" w16du:dateUtc="2026-06-02T10:54:00Z"/>
              </w:rPr>
            </w:pPr>
            <w:ins w:id="612" w:author="Millicent  Mufambi" w:date="2026-06-02T12:54:00Z" w16du:dateUtc="2026-06-02T10:54:00Z">
              <w:r>
                <w:rPr>
                  <w:b/>
                </w:rPr>
                <w:t>Exact-match quorum</w:t>
              </w:r>
            </w:ins>
          </w:p>
        </w:tc>
        <w:tc>
          <w:tcPr>
            <w:tcW w:w="1568" w:type="dxa"/>
          </w:tcPr>
          <w:p w14:paraId="19C898D6" w14:textId="77777777" w:rsidR="00686EE6" w:rsidRDefault="00553B33">
            <w:pPr>
              <w:rPr>
                <w:ins w:id="613" w:author="Millicent  Mufambi" w:date="2026-06-02T12:54:00Z" w16du:dateUtc="2026-06-02T10:54:00Z"/>
              </w:rPr>
            </w:pPr>
            <w:ins w:id="614" w:author="Millicent  Mufambi" w:date="2026-06-02T12:54:00Z" w16du:dateUtc="2026-06-02T10:54:00Z">
              <w:r>
                <w:rPr>
                  <w:b/>
                </w:rPr>
                <w:t>Semantic quorum</w:t>
              </w:r>
            </w:ins>
          </w:p>
        </w:tc>
        <w:tc>
          <w:tcPr>
            <w:tcW w:w="1568" w:type="dxa"/>
          </w:tcPr>
          <w:p w14:paraId="3F9BFAE5" w14:textId="77777777" w:rsidR="00686EE6" w:rsidRDefault="00553B33">
            <w:pPr>
              <w:rPr>
                <w:ins w:id="615" w:author="Millicent  Mufambi" w:date="2026-06-02T12:54:00Z" w16du:dateUtc="2026-06-02T10:54:00Z"/>
              </w:rPr>
            </w:pPr>
            <w:ins w:id="616" w:author="Millicent  Mufambi" w:date="2026-06-02T12:54:00Z" w16du:dateUtc="2026-06-02T10:54:00Z">
              <w:r>
                <w:rPr>
                  <w:b/>
                </w:rPr>
                <w:t>Semantic quorum on a passing fix</w:t>
              </w:r>
            </w:ins>
          </w:p>
        </w:tc>
        <w:tc>
          <w:tcPr>
            <w:tcW w:w="1568" w:type="dxa"/>
          </w:tcPr>
          <w:p w14:paraId="5DF50306" w14:textId="77777777" w:rsidR="00686EE6" w:rsidRDefault="00553B33">
            <w:pPr>
              <w:rPr>
                <w:ins w:id="617" w:author="Millicent  Mufambi" w:date="2026-06-02T12:54:00Z" w16du:dateUtc="2026-06-02T10:54:00Z"/>
              </w:rPr>
            </w:pPr>
            <w:ins w:id="618" w:author="Millicent  Mufambi" w:date="2026-06-02T12:54:00Z" w16du:dateUtc="2026-06-02T10:54:00Z">
              <w:r>
                <w:rPr>
                  <w:b/>
                </w:rPr>
                <w:t>Mean agreement (exact / semantic)</w:t>
              </w:r>
            </w:ins>
          </w:p>
        </w:tc>
      </w:tr>
      <w:tr w:rsidR="00686EE6" w14:paraId="476C7648" w14:textId="77777777">
        <w:trPr>
          <w:ins w:id="619" w:author="Millicent  Mufambi" w:date="2026-06-02T12:54:00Z" w16du:dateUtc="2026-06-02T10:54:00Z"/>
        </w:trPr>
        <w:tc>
          <w:tcPr>
            <w:tcW w:w="1568" w:type="dxa"/>
          </w:tcPr>
          <w:p w14:paraId="60F73768" w14:textId="77777777" w:rsidR="00686EE6" w:rsidRDefault="00553B33">
            <w:pPr>
              <w:rPr>
                <w:ins w:id="620" w:author="Millicent  Mufambi" w:date="2026-06-02T12:54:00Z" w16du:dateUtc="2026-06-02T10:54:00Z"/>
              </w:rPr>
            </w:pPr>
            <w:ins w:id="621" w:author="Millicent  Mufambi" w:date="2026-06-02T12:54:00Z" w16du:dateUtc="2026-06-02T10:54:00Z">
              <w:r>
                <w:t>Synthetic</w:t>
              </w:r>
            </w:ins>
          </w:p>
        </w:tc>
        <w:tc>
          <w:tcPr>
            <w:tcW w:w="1568" w:type="dxa"/>
          </w:tcPr>
          <w:p w14:paraId="07157CFB" w14:textId="77777777" w:rsidR="00686EE6" w:rsidRDefault="00553B33">
            <w:pPr>
              <w:rPr>
                <w:ins w:id="622" w:author="Millicent  Mufambi" w:date="2026-06-02T12:54:00Z" w16du:dateUtc="2026-06-02T10:54:00Z"/>
              </w:rPr>
            </w:pPr>
            <w:ins w:id="623" w:author="Millicent  Mufambi" w:date="2026-06-02T12:54:00Z" w16du:dateUtc="2026-06-02T10:54:00Z">
              <w:r>
                <w:t>40</w:t>
              </w:r>
            </w:ins>
          </w:p>
        </w:tc>
        <w:tc>
          <w:tcPr>
            <w:tcW w:w="1568" w:type="dxa"/>
          </w:tcPr>
          <w:p w14:paraId="5E6867BF" w14:textId="77777777" w:rsidR="00686EE6" w:rsidRDefault="00553B33">
            <w:pPr>
              <w:rPr>
                <w:ins w:id="624" w:author="Millicent  Mufambi" w:date="2026-06-02T12:54:00Z" w16du:dateUtc="2026-06-02T10:54:00Z"/>
              </w:rPr>
            </w:pPr>
            <w:ins w:id="625" w:author="Millicent  Mufambi" w:date="2026-06-02T12:54:00Z" w16du:dateUtc="2026-06-02T10:54:00Z">
              <w:r>
                <w:t>2.5%</w:t>
              </w:r>
            </w:ins>
          </w:p>
        </w:tc>
        <w:tc>
          <w:tcPr>
            <w:tcW w:w="1568" w:type="dxa"/>
          </w:tcPr>
          <w:p w14:paraId="6660FDED" w14:textId="77777777" w:rsidR="00686EE6" w:rsidRDefault="00553B33">
            <w:pPr>
              <w:rPr>
                <w:ins w:id="626" w:author="Millicent  Mufambi" w:date="2026-06-02T12:54:00Z" w16du:dateUtc="2026-06-02T10:54:00Z"/>
              </w:rPr>
            </w:pPr>
            <w:ins w:id="627" w:author="Millicent  Mufambi" w:date="2026-06-02T12:54:00Z" w16du:dateUtc="2026-06-02T10:54:00Z">
              <w:r>
                <w:t>70.0%</w:t>
              </w:r>
            </w:ins>
          </w:p>
        </w:tc>
        <w:tc>
          <w:tcPr>
            <w:tcW w:w="1568" w:type="dxa"/>
          </w:tcPr>
          <w:p w14:paraId="31FA4A62" w14:textId="77777777" w:rsidR="00686EE6" w:rsidRDefault="00553B33">
            <w:pPr>
              <w:rPr>
                <w:ins w:id="628" w:author="Millicent  Mufambi" w:date="2026-06-02T12:54:00Z" w16du:dateUtc="2026-06-02T10:54:00Z"/>
              </w:rPr>
            </w:pPr>
            <w:ins w:id="629" w:author="Millicent  Mufambi" w:date="2026-06-02T12:54:00Z" w16du:dateUtc="2026-06-02T10:54:00Z">
              <w:r>
                <w:t>60.0%</w:t>
              </w:r>
            </w:ins>
          </w:p>
        </w:tc>
        <w:tc>
          <w:tcPr>
            <w:tcW w:w="1568" w:type="dxa"/>
          </w:tcPr>
          <w:p w14:paraId="6A0470E8" w14:textId="77777777" w:rsidR="00686EE6" w:rsidRDefault="00553B33">
            <w:pPr>
              <w:rPr>
                <w:ins w:id="630" w:author="Millicent  Mufambi" w:date="2026-06-02T12:54:00Z" w16du:dateUtc="2026-06-02T10:54:00Z"/>
              </w:rPr>
            </w:pPr>
            <w:ins w:id="631" w:author="Millicent  Mufambi" w:date="2026-06-02T12:54:00Z" w16du:dateUtc="2026-06-02T10:54:00Z">
              <w:r>
                <w:t>0.18 / 0.54</w:t>
              </w:r>
            </w:ins>
          </w:p>
        </w:tc>
      </w:tr>
      <w:tr w:rsidR="00686EE6" w14:paraId="514035BB" w14:textId="77777777">
        <w:trPr>
          <w:ins w:id="632" w:author="Millicent  Mufambi" w:date="2026-06-02T12:54:00Z" w16du:dateUtc="2026-06-02T10:54:00Z"/>
        </w:trPr>
        <w:tc>
          <w:tcPr>
            <w:tcW w:w="1568" w:type="dxa"/>
          </w:tcPr>
          <w:p w14:paraId="2702879E" w14:textId="77777777" w:rsidR="00686EE6" w:rsidRDefault="00553B33">
            <w:pPr>
              <w:rPr>
                <w:ins w:id="633" w:author="Millicent  Mufambi" w:date="2026-06-02T12:54:00Z" w16du:dateUtc="2026-06-02T10:54:00Z"/>
              </w:rPr>
            </w:pPr>
            <w:ins w:id="634" w:author="Millicent  Mufambi" w:date="2026-06-02T12:54:00Z" w16du:dateUtc="2026-06-02T10:54:00Z">
              <w:r>
                <w:t>E-commerce</w:t>
              </w:r>
            </w:ins>
          </w:p>
        </w:tc>
        <w:tc>
          <w:tcPr>
            <w:tcW w:w="1568" w:type="dxa"/>
          </w:tcPr>
          <w:p w14:paraId="27197B9C" w14:textId="77777777" w:rsidR="00686EE6" w:rsidRDefault="00553B33">
            <w:pPr>
              <w:rPr>
                <w:ins w:id="635" w:author="Millicent  Mufambi" w:date="2026-06-02T12:54:00Z" w16du:dateUtc="2026-06-02T10:54:00Z"/>
              </w:rPr>
            </w:pPr>
            <w:ins w:id="636" w:author="Millicent  Mufambi" w:date="2026-06-02T12:54:00Z" w16du:dateUtc="2026-06-02T10:54:00Z">
              <w:r>
                <w:t>30</w:t>
              </w:r>
            </w:ins>
          </w:p>
        </w:tc>
        <w:tc>
          <w:tcPr>
            <w:tcW w:w="1568" w:type="dxa"/>
          </w:tcPr>
          <w:p w14:paraId="17A7E6E4" w14:textId="77777777" w:rsidR="00686EE6" w:rsidRDefault="00553B33">
            <w:pPr>
              <w:rPr>
                <w:ins w:id="637" w:author="Millicent  Mufambi" w:date="2026-06-02T12:54:00Z" w16du:dateUtc="2026-06-02T10:54:00Z"/>
              </w:rPr>
            </w:pPr>
            <w:ins w:id="638" w:author="Millicent  Mufambi" w:date="2026-06-02T12:54:00Z" w16du:dateUtc="2026-06-02T10:54:00Z">
              <w:r>
                <w:t>10.0%</w:t>
              </w:r>
            </w:ins>
          </w:p>
        </w:tc>
        <w:tc>
          <w:tcPr>
            <w:tcW w:w="1568" w:type="dxa"/>
          </w:tcPr>
          <w:p w14:paraId="1F517CCA" w14:textId="77777777" w:rsidR="00686EE6" w:rsidRDefault="00553B33">
            <w:pPr>
              <w:rPr>
                <w:ins w:id="639" w:author="Millicent  Mufambi" w:date="2026-06-02T12:54:00Z" w16du:dateUtc="2026-06-02T10:54:00Z"/>
              </w:rPr>
            </w:pPr>
            <w:ins w:id="640" w:author="Millicent  Mufambi" w:date="2026-06-02T12:54:00Z" w16du:dateUtc="2026-06-02T10:54:00Z">
              <w:r>
                <w:t>76.7%</w:t>
              </w:r>
            </w:ins>
          </w:p>
        </w:tc>
        <w:tc>
          <w:tcPr>
            <w:tcW w:w="1568" w:type="dxa"/>
          </w:tcPr>
          <w:p w14:paraId="142D218F" w14:textId="77777777" w:rsidR="00686EE6" w:rsidRDefault="00553B33">
            <w:pPr>
              <w:rPr>
                <w:ins w:id="641" w:author="Millicent  Mufambi" w:date="2026-06-02T12:54:00Z" w16du:dateUtc="2026-06-02T10:54:00Z"/>
              </w:rPr>
            </w:pPr>
            <w:ins w:id="642" w:author="Millicent  Mufambi" w:date="2026-06-02T12:54:00Z" w16du:dateUtc="2026-06-02T10:54:00Z">
              <w:r>
                <w:t>60.0%</w:t>
              </w:r>
            </w:ins>
          </w:p>
        </w:tc>
        <w:tc>
          <w:tcPr>
            <w:tcW w:w="1568" w:type="dxa"/>
          </w:tcPr>
          <w:p w14:paraId="226D2C10" w14:textId="77777777" w:rsidR="00686EE6" w:rsidRDefault="00553B33">
            <w:pPr>
              <w:rPr>
                <w:ins w:id="643" w:author="Millicent  Mufambi" w:date="2026-06-02T12:54:00Z" w16du:dateUtc="2026-06-02T10:54:00Z"/>
              </w:rPr>
            </w:pPr>
            <w:ins w:id="644" w:author="Millicent  Mufambi" w:date="2026-06-02T12:54:00Z" w16du:dateUtc="2026-06-02T10:54:00Z">
              <w:r>
                <w:t>0.20 / 0.54</w:t>
              </w:r>
            </w:ins>
          </w:p>
        </w:tc>
      </w:tr>
    </w:tbl>
    <w:p w14:paraId="275A318F" w14:textId="77777777" w:rsidR="008563F6" w:rsidRDefault="00553B33">
      <w:pPr>
        <w:spacing w:after="120"/>
        <w:jc w:val="both"/>
        <w:rPr>
          <w:ins w:id="645" w:author="Millicent  Mufambi" w:date="2026-06-02T12:54:00Z" w16du:dateUtc="2026-06-02T10:54:00Z"/>
        </w:rPr>
      </w:pPr>
      <w:ins w:id="646" w:author="Millicent  Mufambi" w:date="2026-06-02T12:54:00Z" w16du:dateUtc="2026-06-02T10:54:00Z">
        <w:r>
          <w:rPr>
            <w:b/>
          </w:rPr>
          <w:t>6.10 Cross-Language Evaluation on Java</w:t>
        </w:r>
      </w:ins>
    </w:p>
    <w:p w14:paraId="4A2C00A2" w14:textId="77777777" w:rsidR="008563F6" w:rsidRDefault="00553B33">
      <w:pPr>
        <w:spacing w:after="120"/>
        <w:jc w:val="both"/>
      </w:pPr>
      <w:ins w:id="647" w:author="Millicent  Mufambi" w:date="2026-06-02T12:54:00Z" w16du:dateUtc="2026-06-02T10:54:00Z">
        <w:r>
          <w:t>We ran the pipeline on real Java bugs through the Defects4J benchmark's own checkout, compile and test harness in Docker, against the projects' actual JUnit suites rather than a proxy oracle. The healer emits a minimal search-and-replace edit rather than regenerating the whole file, so the change scales to large classes, and it is shown the failing test; every candidate is then verified against the project's full relevant test suite, so a repair counts only if the suite passes. On commons-lang the four inde</w:t>
        </w:r>
        <w:r>
          <w:t xml:space="preserve">pendent validators reached consensus on 8 of 9 evaluated bugs, but none passed the full Lang suite, a concrete measure of how hard real-world Java repair is. On commons-math the pipeline produced two genuine, full-suite-verified repairs, Math-3 (a unanimous 4-of-4 vote) and Math-5 (a 3-of-4 vote, with one </w:t>
        </w:r>
      </w:ins>
      <w:r>
        <w:t>validator</w:t>
      </w:r>
      <w:ins w:id="648" w:author="Millicent  Mufambi" w:date="2026-06-02T12:54:00Z" w16du:dateUtc="2026-06-02T10:54:00Z">
        <w:r>
          <w:t xml:space="preserve"> dissenting on a fix that nevertheless passed the real suite), with consensus reached on all 9 evaluated bugs (Table 10). The real oracle cleanly separates two things the synthetic and snippet-level studies cannot: consensus robustness, which the Byzantine fault-injection matrix proves, and repair capability, which on hard real Java bugs is modest and which we report honestly. Most consensus-approved Java fixes fail the real suite, honest safety violations where the validators accept plausible code the test</w:t>
        </w:r>
        <w:r>
          <w:t>s reject, which is exactly why the executable suite, not the vote, is the final guarantee of correctness, the same defence in depth seen under Byzantine faults. Two points follow: the framework is language-agnostic, since only the sandbox image and run command change; and agreement among validators is necessary but not sufficient on large real classes</w:t>
        </w:r>
      </w:ins>
      <w:r>
        <w:t>.</w:t>
      </w:r>
    </w:p>
    <w:p w14:paraId="15211DD9" w14:textId="77777777" w:rsidR="008563F6" w:rsidRDefault="00553B33">
      <w:pPr>
        <w:spacing w:after="120"/>
        <w:jc w:val="both"/>
        <w:rPr>
          <w:ins w:id="649" w:author="Millicent  Mufambi" w:date="2026-06-02T12:54:00Z" w16du:dateUtc="2026-06-02T10:54:00Z"/>
        </w:rPr>
      </w:pPr>
      <w:ins w:id="650" w:author="Millicent  Mufambi" w:date="2026-06-02T12:54:00Z" w16du:dateUtc="2026-06-02T10:54:00Z">
        <w:r>
          <w:t>One reliability point deserves emphasis. Because the healer is non-deterministic, the specific set of repaired bugs varies between runs even with a fixed decoding seed; in our runs some bugs failed on one attempt and succeeded on another. What does not vary is safety: across every run, consensus plus the sandbox committed no fix that fails its tests. This run-to-run variation is the same stochasticity that motivates the whole approach, and it is exactly why an executable gate, rather than agreement alone, m</w:t>
        </w:r>
        <w:r>
          <w:t>ust underwrite correctness. We pin seeds and release them, but report repair counts as single-run figures rather than as deterministic guarantees.</w:t>
        </w:r>
      </w:ins>
    </w:p>
    <w:p w14:paraId="3282BCE3" w14:textId="77777777" w:rsidR="008563F6" w:rsidRDefault="00553B33">
      <w:pPr>
        <w:spacing w:after="120"/>
        <w:jc w:val="both"/>
        <w:rPr>
          <w:ins w:id="651" w:author="Millicent  Mufambi" w:date="2026-06-02T12:54:00Z" w16du:dateUtc="2026-06-02T10:54:00Z"/>
        </w:rPr>
      </w:pPr>
      <w:ins w:id="652" w:author="Millicent  Mufambi" w:date="2026-06-02T12:54:00Z" w16du:dateUtc="2026-06-02T10:54:00Z">
        <w:r>
          <w:t>Table 10</w:t>
        </w:r>
      </w:ins>
    </w:p>
    <w:p w14:paraId="5C952D00" w14:textId="77777777" w:rsidR="008563F6" w:rsidRDefault="00553B33">
      <w:pPr>
        <w:spacing w:after="120"/>
        <w:jc w:val="both"/>
        <w:rPr>
          <w:ins w:id="653" w:author="Millicent  Mufambi" w:date="2026-06-02T12:54:00Z" w16du:dateUtc="2026-06-02T10:54:00Z"/>
        </w:rPr>
      </w:pPr>
      <w:ins w:id="654" w:author="Millicent  Mufambi" w:date="2026-06-02T12:54:00Z" w16du:dateUtc="2026-06-02T10:54:00Z">
        <w:r>
          <w:t>REAL DEFECTS4J (JAVA) OUTCOMES ON COMMONS-MATH AND COMMONS-LANG (REAL JUNIT ORACLE, CONSENSUS PIPELINE)</w:t>
        </w:r>
      </w:ins>
    </w:p>
    <w:tbl>
      <w:tblPr>
        <w:tblStyle w:val="TableGrid"/>
        <w:tblW w:w="0" w:type="auto"/>
        <w:tblLook w:val="04A0" w:firstRow="1" w:lastRow="0" w:firstColumn="1" w:lastColumn="0" w:noHBand="0" w:noVBand="1"/>
      </w:tblPr>
      <w:tblGrid>
        <w:gridCol w:w="4703"/>
        <w:gridCol w:w="4703"/>
      </w:tblGrid>
      <w:tr w:rsidR="00686EE6" w14:paraId="2B29466D" w14:textId="77777777">
        <w:trPr>
          <w:ins w:id="655" w:author="Millicent  Mufambi" w:date="2026-06-02T12:54:00Z" w16du:dateUtc="2026-06-02T10:54:00Z"/>
        </w:trPr>
        <w:tc>
          <w:tcPr>
            <w:tcW w:w="4703" w:type="dxa"/>
          </w:tcPr>
          <w:p w14:paraId="61EC3F5A" w14:textId="77777777" w:rsidR="00686EE6" w:rsidRDefault="00553B33">
            <w:pPr>
              <w:rPr>
                <w:ins w:id="656" w:author="Millicent  Mufambi" w:date="2026-06-02T12:54:00Z" w16du:dateUtc="2026-06-02T10:54:00Z"/>
              </w:rPr>
            </w:pPr>
            <w:ins w:id="657" w:author="Millicent  Mufambi" w:date="2026-06-02T12:54:00Z" w16du:dateUtc="2026-06-02T10:54:00Z">
              <w:r>
                <w:rPr>
                  <w:b/>
                </w:rPr>
                <w:t>Outcome</w:t>
              </w:r>
            </w:ins>
          </w:p>
        </w:tc>
        <w:tc>
          <w:tcPr>
            <w:tcW w:w="4703" w:type="dxa"/>
          </w:tcPr>
          <w:p w14:paraId="3F473E2E" w14:textId="77777777" w:rsidR="00686EE6" w:rsidRDefault="00553B33">
            <w:pPr>
              <w:rPr>
                <w:ins w:id="658" w:author="Millicent  Mufambi" w:date="2026-06-02T12:54:00Z" w16du:dateUtc="2026-06-02T10:54:00Z"/>
              </w:rPr>
            </w:pPr>
            <w:ins w:id="659" w:author="Millicent  Mufambi" w:date="2026-06-02T12:54:00Z" w16du:dateUtc="2026-06-02T10:54:00Z">
              <w:r>
                <w:rPr>
                  <w:b/>
                </w:rPr>
                <w:t>Count (of 18 evaluated)</w:t>
              </w:r>
            </w:ins>
          </w:p>
        </w:tc>
      </w:tr>
      <w:tr w:rsidR="00686EE6" w14:paraId="5A348F6C" w14:textId="77777777">
        <w:trPr>
          <w:ins w:id="660" w:author="Millicent  Mufambi" w:date="2026-06-02T12:54:00Z" w16du:dateUtc="2026-06-02T10:54:00Z"/>
        </w:trPr>
        <w:tc>
          <w:tcPr>
            <w:tcW w:w="4703" w:type="dxa"/>
          </w:tcPr>
          <w:p w14:paraId="697F83A9" w14:textId="77777777" w:rsidR="00686EE6" w:rsidRDefault="00553B33">
            <w:pPr>
              <w:rPr>
                <w:ins w:id="661" w:author="Millicent  Mufambi" w:date="2026-06-02T12:54:00Z" w16du:dateUtc="2026-06-02T10:54:00Z"/>
              </w:rPr>
            </w:pPr>
            <w:ins w:id="662" w:author="Millicent  Mufambi" w:date="2026-06-02T12:54:00Z" w16du:dateUtc="2026-06-02T10:54:00Z">
              <w:r>
                <w:t>commons-math: repaired and full-suite-verified (Math-3, Math-5)</w:t>
              </w:r>
            </w:ins>
          </w:p>
        </w:tc>
        <w:tc>
          <w:tcPr>
            <w:tcW w:w="4703" w:type="dxa"/>
          </w:tcPr>
          <w:p w14:paraId="5BEACFD9" w14:textId="77777777" w:rsidR="00686EE6" w:rsidRDefault="00553B33">
            <w:pPr>
              <w:rPr>
                <w:ins w:id="663" w:author="Millicent  Mufambi" w:date="2026-06-02T12:54:00Z" w16du:dateUtc="2026-06-02T10:54:00Z"/>
              </w:rPr>
            </w:pPr>
            <w:ins w:id="664" w:author="Millicent  Mufambi" w:date="2026-06-02T12:54:00Z" w16du:dateUtc="2026-06-02T10:54:00Z">
              <w:r>
                <w:t>2</w:t>
              </w:r>
            </w:ins>
          </w:p>
        </w:tc>
      </w:tr>
      <w:tr w:rsidR="00686EE6" w14:paraId="68D50DE0" w14:textId="77777777">
        <w:trPr>
          <w:ins w:id="665" w:author="Millicent  Mufambi" w:date="2026-06-02T12:54:00Z" w16du:dateUtc="2026-06-02T10:54:00Z"/>
        </w:trPr>
        <w:tc>
          <w:tcPr>
            <w:tcW w:w="4703" w:type="dxa"/>
          </w:tcPr>
          <w:p w14:paraId="2D6F090A" w14:textId="77777777" w:rsidR="00686EE6" w:rsidRDefault="00553B33">
            <w:pPr>
              <w:rPr>
                <w:ins w:id="666" w:author="Millicent  Mufambi" w:date="2026-06-02T12:54:00Z" w16du:dateUtc="2026-06-02T10:54:00Z"/>
              </w:rPr>
            </w:pPr>
            <w:ins w:id="667" w:author="Millicent  Mufambi" w:date="2026-06-02T12:54:00Z" w16du:dateUtc="2026-06-02T10:54:00Z">
              <w:r>
                <w:t>commons-math: consensus-approved but full-suite-failed</w:t>
              </w:r>
            </w:ins>
          </w:p>
        </w:tc>
        <w:tc>
          <w:tcPr>
            <w:tcW w:w="4703" w:type="dxa"/>
          </w:tcPr>
          <w:p w14:paraId="17BA8034" w14:textId="77777777" w:rsidR="00686EE6" w:rsidRDefault="00553B33">
            <w:pPr>
              <w:rPr>
                <w:ins w:id="668" w:author="Millicent  Mufambi" w:date="2026-06-02T12:54:00Z" w16du:dateUtc="2026-06-02T10:54:00Z"/>
              </w:rPr>
            </w:pPr>
            <w:ins w:id="669" w:author="Millicent  Mufambi" w:date="2026-06-02T12:54:00Z" w16du:dateUtc="2026-06-02T10:54:00Z">
              <w:r>
                <w:t>7</w:t>
              </w:r>
            </w:ins>
          </w:p>
        </w:tc>
      </w:tr>
      <w:tr w:rsidR="00686EE6" w14:paraId="033E7D6A" w14:textId="77777777">
        <w:trPr>
          <w:ins w:id="670" w:author="Millicent  Mufambi" w:date="2026-06-02T12:54:00Z" w16du:dateUtc="2026-06-02T10:54:00Z"/>
        </w:trPr>
        <w:tc>
          <w:tcPr>
            <w:tcW w:w="4703" w:type="dxa"/>
          </w:tcPr>
          <w:p w14:paraId="5082330D" w14:textId="77777777" w:rsidR="00686EE6" w:rsidRDefault="00553B33">
            <w:pPr>
              <w:rPr>
                <w:ins w:id="671" w:author="Millicent  Mufambi" w:date="2026-06-02T12:54:00Z" w16du:dateUtc="2026-06-02T10:54:00Z"/>
              </w:rPr>
            </w:pPr>
            <w:ins w:id="672" w:author="Millicent  Mufambi" w:date="2026-06-02T12:54:00Z" w16du:dateUtc="2026-06-02T10:54:00Z">
              <w:r>
                <w:t>commons-lang: consensus-approved but full-suite-failed</w:t>
              </w:r>
            </w:ins>
          </w:p>
        </w:tc>
        <w:tc>
          <w:tcPr>
            <w:tcW w:w="4703" w:type="dxa"/>
          </w:tcPr>
          <w:p w14:paraId="2DED4A0C" w14:textId="77777777" w:rsidR="00686EE6" w:rsidRDefault="00553B33">
            <w:pPr>
              <w:rPr>
                <w:ins w:id="673" w:author="Millicent  Mufambi" w:date="2026-06-02T12:54:00Z" w16du:dateUtc="2026-06-02T10:54:00Z"/>
              </w:rPr>
            </w:pPr>
            <w:ins w:id="674" w:author="Millicent  Mufambi" w:date="2026-06-02T12:54:00Z" w16du:dateUtc="2026-06-02T10:54:00Z">
              <w:r>
                <w:t>8</w:t>
              </w:r>
            </w:ins>
          </w:p>
        </w:tc>
      </w:tr>
      <w:tr w:rsidR="00686EE6" w14:paraId="0BE9B668" w14:textId="77777777">
        <w:trPr>
          <w:ins w:id="675" w:author="Millicent  Mufambi" w:date="2026-06-02T12:54:00Z" w16du:dateUtc="2026-06-02T10:54:00Z"/>
        </w:trPr>
        <w:tc>
          <w:tcPr>
            <w:tcW w:w="4703" w:type="dxa"/>
          </w:tcPr>
          <w:p w14:paraId="0F5DF0D3" w14:textId="77777777" w:rsidR="00686EE6" w:rsidRDefault="00553B33">
            <w:pPr>
              <w:rPr>
                <w:ins w:id="676" w:author="Millicent  Mufambi" w:date="2026-06-02T12:54:00Z" w16du:dateUtc="2026-06-02T10:54:00Z"/>
              </w:rPr>
            </w:pPr>
            <w:ins w:id="677" w:author="Millicent  Mufambi" w:date="2026-06-02T12:54:00Z" w16du:dateUtc="2026-06-02T10:54:00Z">
              <w:r>
                <w:t>commons-lang: rejected at consensus (Lang-7)</w:t>
              </w:r>
            </w:ins>
          </w:p>
        </w:tc>
        <w:tc>
          <w:tcPr>
            <w:tcW w:w="4703" w:type="dxa"/>
          </w:tcPr>
          <w:p w14:paraId="21EC93AA" w14:textId="77777777" w:rsidR="00686EE6" w:rsidRDefault="00553B33">
            <w:pPr>
              <w:rPr>
                <w:ins w:id="678" w:author="Millicent  Mufambi" w:date="2026-06-02T12:54:00Z" w16du:dateUtc="2026-06-02T10:54:00Z"/>
              </w:rPr>
            </w:pPr>
            <w:ins w:id="679" w:author="Millicent  Mufambi" w:date="2026-06-02T12:54:00Z" w16du:dateUtc="2026-06-02T10:54:00Z">
              <w:r>
                <w:t>1</w:t>
              </w:r>
            </w:ins>
          </w:p>
        </w:tc>
      </w:tr>
      <w:tr w:rsidR="00686EE6" w14:paraId="6AEEDD3B" w14:textId="77777777">
        <w:trPr>
          <w:ins w:id="680" w:author="Millicent  Mufambi" w:date="2026-06-02T12:54:00Z" w16du:dateUtc="2026-06-02T10:54:00Z"/>
        </w:trPr>
        <w:tc>
          <w:tcPr>
            <w:tcW w:w="4703" w:type="dxa"/>
          </w:tcPr>
          <w:p w14:paraId="20075880" w14:textId="77777777" w:rsidR="00686EE6" w:rsidRDefault="00553B33">
            <w:pPr>
              <w:rPr>
                <w:ins w:id="681" w:author="Millicent  Mufambi" w:date="2026-06-02T12:54:00Z" w16du:dateUtc="2026-06-02T10:54:00Z"/>
              </w:rPr>
            </w:pPr>
            <w:ins w:id="682" w:author="Millicent  Mufambi" w:date="2026-06-02T12:54:00Z" w16du:dateUtc="2026-06-02T10:54:00Z">
              <w:r>
                <w:t>Unsafe fixes committed</w:t>
              </w:r>
            </w:ins>
          </w:p>
        </w:tc>
        <w:tc>
          <w:tcPr>
            <w:tcW w:w="4703" w:type="dxa"/>
          </w:tcPr>
          <w:p w14:paraId="54DADA20" w14:textId="77777777" w:rsidR="00686EE6" w:rsidRDefault="00553B33">
            <w:pPr>
              <w:rPr>
                <w:ins w:id="683" w:author="Millicent  Mufambi" w:date="2026-06-02T12:54:00Z" w16du:dateUtc="2026-06-02T10:54:00Z"/>
              </w:rPr>
            </w:pPr>
            <w:ins w:id="684" w:author="Millicent  Mufambi" w:date="2026-06-02T12:54:00Z" w16du:dateUtc="2026-06-02T10:54:00Z">
              <w:r>
                <w:t>0</w:t>
              </w:r>
            </w:ins>
          </w:p>
        </w:tc>
      </w:tr>
    </w:tbl>
    <w:p w14:paraId="68AA17F1" w14:textId="77777777" w:rsidR="008563F6" w:rsidRDefault="00553B33">
      <w:pPr>
        <w:spacing w:after="120"/>
        <w:jc w:val="both"/>
        <w:rPr>
          <w:ins w:id="685" w:author="Millicent  Mufambi" w:date="2026-06-02T12:54:00Z" w16du:dateUtc="2026-06-02T10:54:00Z"/>
        </w:rPr>
      </w:pPr>
      <w:ins w:id="686" w:author="Millicent  Mufambi" w:date="2026-06-02T12:54:00Z" w16du:dateUtc="2026-06-02T10:54:00Z">
        <w:r>
          <w:rPr>
            <w:b/>
          </w:rPr>
          <w:t>6.11 Run-to-Run Variance</w:t>
        </w:r>
      </w:ins>
    </w:p>
    <w:p w14:paraId="60656DF6" w14:textId="77777777" w:rsidR="008563F6" w:rsidRDefault="00553B33">
      <w:pPr>
        <w:spacing w:after="120"/>
        <w:jc w:val="both"/>
        <w:rPr>
          <w:ins w:id="687" w:author="Millicent  Mufambi" w:date="2026-06-02T12:54:00Z" w16du:dateUtc="2026-06-02T10:54:00Z"/>
        </w:rPr>
      </w:pPr>
      <w:ins w:id="688" w:author="Millicent  Mufambi" w:date="2026-06-02T12:54:00Z" w16du:dateUtc="2026-06-02T10:54:00Z">
        <w:r>
          <w:t>To gauge run-to-run variance, which the single-run design otherwise leaves open, we repeated a ten-bug synthetic subset three times in each mode. The consensus pipeline was perfectly stable: success rate 1.000 and zero safety violations in all three repetitions. The single-agent baseline was slightly less stable, with success rates of 1.00, 1.00 and 0.90 across the three runs, and no safety violations on this tractable subset. The stochasticity of the LLMs thus moves the baseline's raw success a little betw</w:t>
        </w:r>
        <w:r>
          <w:t>een runs, while the consensus outcomes the safety claim rests on did not vary. We report this as a bounded check; the main results use one run per bug (Section 7.3).</w:t>
        </w:r>
      </w:ins>
    </w:p>
    <w:p w14:paraId="2E386869" w14:textId="77777777" w:rsidR="008563F6" w:rsidRDefault="00553B33">
      <w:pPr>
        <w:spacing w:after="120"/>
        <w:jc w:val="both"/>
        <w:rPr>
          <w:ins w:id="689" w:author="Millicent  Mufambi" w:date="2026-06-02T12:54:00Z" w16du:dateUtc="2026-06-02T10:54:00Z"/>
        </w:rPr>
      </w:pPr>
      <w:ins w:id="690" w:author="Millicent  Mufambi" w:date="2026-06-02T12:54:00Z" w16du:dateUtc="2026-06-02T10:54:00Z">
        <w:r>
          <w:rPr>
            <w:b/>
          </w:rPr>
          <w:t>6.12 Latency Scaling with Agent Count</w:t>
        </w:r>
      </w:ins>
    </w:p>
    <w:p w14:paraId="450A4927" w14:textId="77777777" w:rsidR="008563F6" w:rsidRDefault="00553B33">
      <w:pPr>
        <w:spacing w:after="120"/>
        <w:jc w:val="both"/>
        <w:rPr>
          <w:ins w:id="691" w:author="Millicent  Mufambi" w:date="2026-06-02T12:54:00Z" w16du:dateUtc="2026-06-02T10:54:00Z"/>
        </w:rPr>
      </w:pPr>
      <w:ins w:id="692" w:author="Millicent  Mufambi" w:date="2026-06-02T12:54:00Z" w16du:dateUtc="2026-06-02T10:54:00Z">
        <w:r>
          <w:t>To answer how latency scales with the agent count (RQ2), we re-ran a five-bug e-commerce subset at n = 4 (f = 1), n = 7 (f = 2) and n = 10 (f = 3). Median proposal-to-decision latency rose from 53.3 s at n = 4 to 71.3 s at n = 7 and 80.1 s at n = 10, and the 99th percentile grew faster, from 59.6 s to 78.0 s to 168.6 s, because each added validator is another concurrent CPU-bound Ollama call and the round waits for the slowest. Safety violations stayed at zero and success at 100% throughout (Table 11), so l</w:t>
        </w:r>
        <w:r>
          <w:t>arger populations buy tolerance to more Byzantine validators at a latency cost and no safety gain, consistent with the n = 4 optimum of Section 6.8. The PBFT protocol itself stays under 2 ms per round; the growth is validator inference, not consensus. Latency under the five Byzantine scenarios was comparable to the fault-free case, because the quorum still forms from the honest agents and the round does not wait on the corrupted one; continuous-fault recovery timing is left to future work (Section 8.2). The</w:t>
        </w:r>
        <w:r>
          <w:t>se answers to RQ1 and RQ2 come from a single dataset and a small per-configuration sample, so we read them as indicative rather than definitive.</w:t>
        </w:r>
      </w:ins>
    </w:p>
    <w:p w14:paraId="36A5422C" w14:textId="77777777" w:rsidR="008563F6" w:rsidRDefault="00553B33">
      <w:pPr>
        <w:spacing w:after="120"/>
        <w:jc w:val="both"/>
        <w:rPr>
          <w:ins w:id="693" w:author="Millicent  Mufambi" w:date="2026-06-02T12:54:00Z" w16du:dateUtc="2026-06-02T10:54:00Z"/>
        </w:rPr>
      </w:pPr>
      <w:ins w:id="694" w:author="Millicent  Mufambi" w:date="2026-06-02T12:54:00Z" w16du:dateUtc="2026-06-02T10:54:00Z">
        <w:r>
          <w:t>Table 11</w:t>
        </w:r>
      </w:ins>
    </w:p>
    <w:p w14:paraId="7CE86620" w14:textId="77777777" w:rsidR="008563F6" w:rsidRDefault="00553B33">
      <w:pPr>
        <w:spacing w:after="120"/>
        <w:jc w:val="both"/>
        <w:rPr>
          <w:ins w:id="695" w:author="Millicent  Mufambi" w:date="2026-06-02T12:54:00Z" w16du:dateUtc="2026-06-02T10:54:00Z"/>
        </w:rPr>
      </w:pPr>
      <w:ins w:id="696" w:author="Millicent  Mufambi" w:date="2026-06-02T12:54:00Z" w16du:dateUtc="2026-06-02T10:54:00Z">
        <w:r>
          <w:t>CONSENSUS LATENCY VERSUS AGENT COUNT (E-COMMERCE, 5 BUGS)</w:t>
        </w:r>
      </w:ins>
    </w:p>
    <w:tbl>
      <w:tblPr>
        <w:tblStyle w:val="TableGrid"/>
        <w:tblW w:w="0" w:type="auto"/>
        <w:tblLook w:val="04A0" w:firstRow="1" w:lastRow="0" w:firstColumn="1" w:lastColumn="0" w:noHBand="0" w:noVBand="1"/>
      </w:tblPr>
      <w:tblGrid>
        <w:gridCol w:w="1568"/>
        <w:gridCol w:w="1568"/>
        <w:gridCol w:w="1568"/>
        <w:gridCol w:w="1568"/>
        <w:gridCol w:w="1568"/>
        <w:gridCol w:w="1568"/>
      </w:tblGrid>
      <w:tr w:rsidR="00686EE6" w14:paraId="558D29BE" w14:textId="77777777">
        <w:trPr>
          <w:ins w:id="697" w:author="Millicent  Mufambi" w:date="2026-06-02T12:54:00Z" w16du:dateUtc="2026-06-02T10:54:00Z"/>
        </w:trPr>
        <w:tc>
          <w:tcPr>
            <w:tcW w:w="1568" w:type="dxa"/>
          </w:tcPr>
          <w:p w14:paraId="7AA2D926" w14:textId="77777777" w:rsidR="00686EE6" w:rsidRDefault="00553B33">
            <w:pPr>
              <w:rPr>
                <w:ins w:id="698" w:author="Millicent  Mufambi" w:date="2026-06-02T12:54:00Z" w16du:dateUtc="2026-06-02T10:54:00Z"/>
              </w:rPr>
            </w:pPr>
            <w:ins w:id="699" w:author="Millicent  Mufambi" w:date="2026-06-02T12:54:00Z" w16du:dateUtc="2026-06-02T10:54:00Z">
              <w:r>
                <w:rPr>
                  <w:b/>
                </w:rPr>
                <w:t>Configuration</w:t>
              </w:r>
            </w:ins>
          </w:p>
        </w:tc>
        <w:tc>
          <w:tcPr>
            <w:tcW w:w="1568" w:type="dxa"/>
          </w:tcPr>
          <w:p w14:paraId="54718D00" w14:textId="77777777" w:rsidR="00686EE6" w:rsidRDefault="00553B33">
            <w:pPr>
              <w:rPr>
                <w:ins w:id="700" w:author="Millicent  Mufambi" w:date="2026-06-02T12:54:00Z" w16du:dateUtc="2026-06-02T10:54:00Z"/>
              </w:rPr>
            </w:pPr>
            <w:ins w:id="701" w:author="Millicent  Mufambi" w:date="2026-06-02T12:54:00Z" w16du:dateUtc="2026-06-02T10:54:00Z">
              <w:r>
                <w:rPr>
                  <w:b/>
                </w:rPr>
                <w:t>Independent validators</w:t>
              </w:r>
            </w:ins>
          </w:p>
        </w:tc>
        <w:tc>
          <w:tcPr>
            <w:tcW w:w="1568" w:type="dxa"/>
          </w:tcPr>
          <w:p w14:paraId="233B1F21" w14:textId="77777777" w:rsidR="00686EE6" w:rsidRDefault="00553B33">
            <w:pPr>
              <w:rPr>
                <w:ins w:id="702" w:author="Millicent  Mufambi" w:date="2026-06-02T12:54:00Z" w16du:dateUtc="2026-06-02T10:54:00Z"/>
              </w:rPr>
            </w:pPr>
            <w:ins w:id="703" w:author="Millicent  Mufambi" w:date="2026-06-02T12:54:00Z" w16du:dateUtc="2026-06-02T10:54:00Z">
              <w:r>
                <w:rPr>
                  <w:b/>
                </w:rPr>
                <w:t>p50 latency</w:t>
              </w:r>
            </w:ins>
          </w:p>
        </w:tc>
        <w:tc>
          <w:tcPr>
            <w:tcW w:w="1568" w:type="dxa"/>
          </w:tcPr>
          <w:p w14:paraId="2E25FE92" w14:textId="77777777" w:rsidR="00686EE6" w:rsidRDefault="00553B33">
            <w:pPr>
              <w:rPr>
                <w:ins w:id="704" w:author="Millicent  Mufambi" w:date="2026-06-02T12:54:00Z" w16du:dateUtc="2026-06-02T10:54:00Z"/>
              </w:rPr>
            </w:pPr>
            <w:ins w:id="705" w:author="Millicent  Mufambi" w:date="2026-06-02T12:54:00Z" w16du:dateUtc="2026-06-02T10:54:00Z">
              <w:r>
                <w:rPr>
                  <w:b/>
                </w:rPr>
                <w:t>p99 latency</w:t>
              </w:r>
            </w:ins>
          </w:p>
        </w:tc>
        <w:tc>
          <w:tcPr>
            <w:tcW w:w="1568" w:type="dxa"/>
          </w:tcPr>
          <w:p w14:paraId="02A3E8C1" w14:textId="77777777" w:rsidR="00686EE6" w:rsidRDefault="00553B33">
            <w:pPr>
              <w:rPr>
                <w:ins w:id="706" w:author="Millicent  Mufambi" w:date="2026-06-02T12:54:00Z" w16du:dateUtc="2026-06-02T10:54:00Z"/>
              </w:rPr>
            </w:pPr>
            <w:ins w:id="707" w:author="Millicent  Mufambi" w:date="2026-06-02T12:54:00Z" w16du:dateUtc="2026-06-02T10:54:00Z">
              <w:r>
                <w:rPr>
                  <w:b/>
                </w:rPr>
                <w:t>Success rate</w:t>
              </w:r>
            </w:ins>
          </w:p>
        </w:tc>
        <w:tc>
          <w:tcPr>
            <w:tcW w:w="1568" w:type="dxa"/>
          </w:tcPr>
          <w:p w14:paraId="6524F30D" w14:textId="77777777" w:rsidR="00686EE6" w:rsidRDefault="00553B33">
            <w:pPr>
              <w:rPr>
                <w:ins w:id="708" w:author="Millicent  Mufambi" w:date="2026-06-02T12:54:00Z" w16du:dateUtc="2026-06-02T10:54:00Z"/>
              </w:rPr>
            </w:pPr>
            <w:ins w:id="709" w:author="Millicent  Mufambi" w:date="2026-06-02T12:54:00Z" w16du:dateUtc="2026-06-02T10:54:00Z">
              <w:r>
                <w:rPr>
                  <w:b/>
                </w:rPr>
                <w:t>Safety violations</w:t>
              </w:r>
            </w:ins>
          </w:p>
        </w:tc>
      </w:tr>
      <w:tr w:rsidR="00686EE6" w14:paraId="238E98E1" w14:textId="77777777">
        <w:trPr>
          <w:ins w:id="710" w:author="Millicent  Mufambi" w:date="2026-06-02T12:54:00Z" w16du:dateUtc="2026-06-02T10:54:00Z"/>
        </w:trPr>
        <w:tc>
          <w:tcPr>
            <w:tcW w:w="1568" w:type="dxa"/>
          </w:tcPr>
          <w:p w14:paraId="23873DB5" w14:textId="77777777" w:rsidR="00686EE6" w:rsidRDefault="00553B33">
            <w:pPr>
              <w:rPr>
                <w:ins w:id="711" w:author="Millicent  Mufambi" w:date="2026-06-02T12:54:00Z" w16du:dateUtc="2026-06-02T10:54:00Z"/>
              </w:rPr>
            </w:pPr>
            <w:ins w:id="712" w:author="Millicent  Mufambi" w:date="2026-06-02T12:54:00Z" w16du:dateUtc="2026-06-02T10:54:00Z">
              <w:r>
                <w:t>n = 4 (f = 1)</w:t>
              </w:r>
            </w:ins>
          </w:p>
        </w:tc>
        <w:tc>
          <w:tcPr>
            <w:tcW w:w="1568" w:type="dxa"/>
          </w:tcPr>
          <w:p w14:paraId="165720DF" w14:textId="77777777" w:rsidR="00686EE6" w:rsidRDefault="00553B33">
            <w:pPr>
              <w:rPr>
                <w:ins w:id="713" w:author="Millicent  Mufambi" w:date="2026-06-02T12:54:00Z" w16du:dateUtc="2026-06-02T10:54:00Z"/>
              </w:rPr>
            </w:pPr>
            <w:ins w:id="714" w:author="Millicent  Mufambi" w:date="2026-06-02T12:54:00Z" w16du:dateUtc="2026-06-02T10:54:00Z">
              <w:r>
                <w:t>4</w:t>
              </w:r>
            </w:ins>
          </w:p>
        </w:tc>
        <w:tc>
          <w:tcPr>
            <w:tcW w:w="1568" w:type="dxa"/>
          </w:tcPr>
          <w:p w14:paraId="2794D5DE" w14:textId="77777777" w:rsidR="00686EE6" w:rsidRDefault="00553B33">
            <w:pPr>
              <w:rPr>
                <w:ins w:id="715" w:author="Millicent  Mufambi" w:date="2026-06-02T12:54:00Z" w16du:dateUtc="2026-06-02T10:54:00Z"/>
              </w:rPr>
            </w:pPr>
            <w:ins w:id="716" w:author="Millicent  Mufambi" w:date="2026-06-02T12:54:00Z" w16du:dateUtc="2026-06-02T10:54:00Z">
              <w:r>
                <w:t>53.3 s</w:t>
              </w:r>
            </w:ins>
          </w:p>
        </w:tc>
        <w:tc>
          <w:tcPr>
            <w:tcW w:w="1568" w:type="dxa"/>
          </w:tcPr>
          <w:p w14:paraId="13DD6ABC" w14:textId="77777777" w:rsidR="00686EE6" w:rsidRDefault="00553B33">
            <w:pPr>
              <w:rPr>
                <w:ins w:id="717" w:author="Millicent  Mufambi" w:date="2026-06-02T12:54:00Z" w16du:dateUtc="2026-06-02T10:54:00Z"/>
              </w:rPr>
            </w:pPr>
            <w:ins w:id="718" w:author="Millicent  Mufambi" w:date="2026-06-02T12:54:00Z" w16du:dateUtc="2026-06-02T10:54:00Z">
              <w:r>
                <w:t>59.6 s</w:t>
              </w:r>
            </w:ins>
          </w:p>
        </w:tc>
        <w:tc>
          <w:tcPr>
            <w:tcW w:w="1568" w:type="dxa"/>
          </w:tcPr>
          <w:p w14:paraId="305473E8" w14:textId="77777777" w:rsidR="00686EE6" w:rsidRDefault="00553B33">
            <w:pPr>
              <w:rPr>
                <w:ins w:id="719" w:author="Millicent  Mufambi" w:date="2026-06-02T12:54:00Z" w16du:dateUtc="2026-06-02T10:54:00Z"/>
              </w:rPr>
            </w:pPr>
            <w:ins w:id="720" w:author="Millicent  Mufambi" w:date="2026-06-02T12:54:00Z" w16du:dateUtc="2026-06-02T10:54:00Z">
              <w:r>
                <w:t>100%</w:t>
              </w:r>
            </w:ins>
          </w:p>
        </w:tc>
        <w:tc>
          <w:tcPr>
            <w:tcW w:w="1568" w:type="dxa"/>
          </w:tcPr>
          <w:p w14:paraId="32EF5B4E" w14:textId="77777777" w:rsidR="00686EE6" w:rsidRDefault="00553B33">
            <w:pPr>
              <w:rPr>
                <w:ins w:id="721" w:author="Millicent  Mufambi" w:date="2026-06-02T12:54:00Z" w16du:dateUtc="2026-06-02T10:54:00Z"/>
              </w:rPr>
            </w:pPr>
            <w:ins w:id="722" w:author="Millicent  Mufambi" w:date="2026-06-02T12:54:00Z" w16du:dateUtc="2026-06-02T10:54:00Z">
              <w:r>
                <w:t>0</w:t>
              </w:r>
            </w:ins>
          </w:p>
        </w:tc>
      </w:tr>
      <w:tr w:rsidR="00686EE6" w14:paraId="6528ED67" w14:textId="77777777">
        <w:trPr>
          <w:ins w:id="723" w:author="Millicent  Mufambi" w:date="2026-06-02T12:54:00Z" w16du:dateUtc="2026-06-02T10:54:00Z"/>
        </w:trPr>
        <w:tc>
          <w:tcPr>
            <w:tcW w:w="1568" w:type="dxa"/>
          </w:tcPr>
          <w:p w14:paraId="308BA58A" w14:textId="77777777" w:rsidR="00686EE6" w:rsidRDefault="00553B33">
            <w:pPr>
              <w:rPr>
                <w:ins w:id="724" w:author="Millicent  Mufambi" w:date="2026-06-02T12:54:00Z" w16du:dateUtc="2026-06-02T10:54:00Z"/>
              </w:rPr>
            </w:pPr>
            <w:ins w:id="725" w:author="Millicent  Mufambi" w:date="2026-06-02T12:54:00Z" w16du:dateUtc="2026-06-02T10:54:00Z">
              <w:r>
                <w:t>n = 7 (f = 2)</w:t>
              </w:r>
            </w:ins>
          </w:p>
        </w:tc>
        <w:tc>
          <w:tcPr>
            <w:tcW w:w="1568" w:type="dxa"/>
          </w:tcPr>
          <w:p w14:paraId="785A62A4" w14:textId="77777777" w:rsidR="00686EE6" w:rsidRDefault="00553B33">
            <w:pPr>
              <w:rPr>
                <w:ins w:id="726" w:author="Millicent  Mufambi" w:date="2026-06-02T12:54:00Z" w16du:dateUtc="2026-06-02T10:54:00Z"/>
              </w:rPr>
            </w:pPr>
            <w:ins w:id="727" w:author="Millicent  Mufambi" w:date="2026-06-02T12:54:00Z" w16du:dateUtc="2026-06-02T10:54:00Z">
              <w:r>
                <w:t>7</w:t>
              </w:r>
            </w:ins>
          </w:p>
        </w:tc>
        <w:tc>
          <w:tcPr>
            <w:tcW w:w="1568" w:type="dxa"/>
          </w:tcPr>
          <w:p w14:paraId="3E8720AB" w14:textId="77777777" w:rsidR="00686EE6" w:rsidRDefault="00553B33">
            <w:pPr>
              <w:rPr>
                <w:ins w:id="728" w:author="Millicent  Mufambi" w:date="2026-06-02T12:54:00Z" w16du:dateUtc="2026-06-02T10:54:00Z"/>
              </w:rPr>
            </w:pPr>
            <w:ins w:id="729" w:author="Millicent  Mufambi" w:date="2026-06-02T12:54:00Z" w16du:dateUtc="2026-06-02T10:54:00Z">
              <w:r>
                <w:t>71.3 s</w:t>
              </w:r>
            </w:ins>
          </w:p>
        </w:tc>
        <w:tc>
          <w:tcPr>
            <w:tcW w:w="1568" w:type="dxa"/>
          </w:tcPr>
          <w:p w14:paraId="60FD19F5" w14:textId="77777777" w:rsidR="00686EE6" w:rsidRDefault="00553B33">
            <w:pPr>
              <w:rPr>
                <w:ins w:id="730" w:author="Millicent  Mufambi" w:date="2026-06-02T12:54:00Z" w16du:dateUtc="2026-06-02T10:54:00Z"/>
              </w:rPr>
            </w:pPr>
            <w:ins w:id="731" w:author="Millicent  Mufambi" w:date="2026-06-02T12:54:00Z" w16du:dateUtc="2026-06-02T10:54:00Z">
              <w:r>
                <w:t>78.0 s</w:t>
              </w:r>
            </w:ins>
          </w:p>
        </w:tc>
        <w:tc>
          <w:tcPr>
            <w:tcW w:w="1568" w:type="dxa"/>
          </w:tcPr>
          <w:p w14:paraId="68D9C409" w14:textId="77777777" w:rsidR="00686EE6" w:rsidRDefault="00553B33">
            <w:pPr>
              <w:rPr>
                <w:ins w:id="732" w:author="Millicent  Mufambi" w:date="2026-06-02T12:54:00Z" w16du:dateUtc="2026-06-02T10:54:00Z"/>
              </w:rPr>
            </w:pPr>
            <w:ins w:id="733" w:author="Millicent  Mufambi" w:date="2026-06-02T12:54:00Z" w16du:dateUtc="2026-06-02T10:54:00Z">
              <w:r>
                <w:t>100%</w:t>
              </w:r>
            </w:ins>
          </w:p>
        </w:tc>
        <w:tc>
          <w:tcPr>
            <w:tcW w:w="1568" w:type="dxa"/>
          </w:tcPr>
          <w:p w14:paraId="05428D07" w14:textId="77777777" w:rsidR="00686EE6" w:rsidRDefault="00553B33">
            <w:pPr>
              <w:rPr>
                <w:ins w:id="734" w:author="Millicent  Mufambi" w:date="2026-06-02T12:54:00Z" w16du:dateUtc="2026-06-02T10:54:00Z"/>
              </w:rPr>
            </w:pPr>
            <w:ins w:id="735" w:author="Millicent  Mufambi" w:date="2026-06-02T12:54:00Z" w16du:dateUtc="2026-06-02T10:54:00Z">
              <w:r>
                <w:t>0</w:t>
              </w:r>
            </w:ins>
          </w:p>
        </w:tc>
      </w:tr>
      <w:tr w:rsidR="00686EE6" w14:paraId="35692179" w14:textId="77777777">
        <w:trPr>
          <w:ins w:id="736" w:author="Millicent  Mufambi" w:date="2026-06-02T12:54:00Z" w16du:dateUtc="2026-06-02T10:54:00Z"/>
        </w:trPr>
        <w:tc>
          <w:tcPr>
            <w:tcW w:w="1568" w:type="dxa"/>
          </w:tcPr>
          <w:p w14:paraId="6E287A88" w14:textId="77777777" w:rsidR="00686EE6" w:rsidRDefault="00553B33">
            <w:pPr>
              <w:rPr>
                <w:ins w:id="737" w:author="Millicent  Mufambi" w:date="2026-06-02T12:54:00Z" w16du:dateUtc="2026-06-02T10:54:00Z"/>
              </w:rPr>
            </w:pPr>
            <w:ins w:id="738" w:author="Millicent  Mufambi" w:date="2026-06-02T12:54:00Z" w16du:dateUtc="2026-06-02T10:54:00Z">
              <w:r>
                <w:t>n = 10 (f = 3)</w:t>
              </w:r>
            </w:ins>
          </w:p>
        </w:tc>
        <w:tc>
          <w:tcPr>
            <w:tcW w:w="1568" w:type="dxa"/>
          </w:tcPr>
          <w:p w14:paraId="21F1A5C0" w14:textId="77777777" w:rsidR="00686EE6" w:rsidRDefault="00553B33">
            <w:pPr>
              <w:rPr>
                <w:ins w:id="739" w:author="Millicent  Mufambi" w:date="2026-06-02T12:54:00Z" w16du:dateUtc="2026-06-02T10:54:00Z"/>
              </w:rPr>
            </w:pPr>
            <w:ins w:id="740" w:author="Millicent  Mufambi" w:date="2026-06-02T12:54:00Z" w16du:dateUtc="2026-06-02T10:54:00Z">
              <w:r>
                <w:t>10</w:t>
              </w:r>
            </w:ins>
          </w:p>
        </w:tc>
        <w:tc>
          <w:tcPr>
            <w:tcW w:w="1568" w:type="dxa"/>
          </w:tcPr>
          <w:p w14:paraId="4E70716B" w14:textId="77777777" w:rsidR="00686EE6" w:rsidRDefault="00553B33">
            <w:pPr>
              <w:rPr>
                <w:ins w:id="741" w:author="Millicent  Mufambi" w:date="2026-06-02T12:54:00Z" w16du:dateUtc="2026-06-02T10:54:00Z"/>
              </w:rPr>
            </w:pPr>
            <w:ins w:id="742" w:author="Millicent  Mufambi" w:date="2026-06-02T12:54:00Z" w16du:dateUtc="2026-06-02T10:54:00Z">
              <w:r>
                <w:t>80.1 s</w:t>
              </w:r>
            </w:ins>
          </w:p>
        </w:tc>
        <w:tc>
          <w:tcPr>
            <w:tcW w:w="1568" w:type="dxa"/>
          </w:tcPr>
          <w:p w14:paraId="4ABBF854" w14:textId="77777777" w:rsidR="00686EE6" w:rsidRDefault="00553B33">
            <w:pPr>
              <w:rPr>
                <w:ins w:id="743" w:author="Millicent  Mufambi" w:date="2026-06-02T12:54:00Z" w16du:dateUtc="2026-06-02T10:54:00Z"/>
              </w:rPr>
            </w:pPr>
            <w:ins w:id="744" w:author="Millicent  Mufambi" w:date="2026-06-02T12:54:00Z" w16du:dateUtc="2026-06-02T10:54:00Z">
              <w:r>
                <w:t>168.6 s</w:t>
              </w:r>
            </w:ins>
          </w:p>
        </w:tc>
        <w:tc>
          <w:tcPr>
            <w:tcW w:w="1568" w:type="dxa"/>
          </w:tcPr>
          <w:p w14:paraId="28327BEB" w14:textId="77777777" w:rsidR="00686EE6" w:rsidRDefault="00553B33">
            <w:pPr>
              <w:rPr>
                <w:ins w:id="745" w:author="Millicent  Mufambi" w:date="2026-06-02T12:54:00Z" w16du:dateUtc="2026-06-02T10:54:00Z"/>
              </w:rPr>
            </w:pPr>
            <w:ins w:id="746" w:author="Millicent  Mufambi" w:date="2026-06-02T12:54:00Z" w16du:dateUtc="2026-06-02T10:54:00Z">
              <w:r>
                <w:t>100%</w:t>
              </w:r>
            </w:ins>
          </w:p>
        </w:tc>
        <w:tc>
          <w:tcPr>
            <w:tcW w:w="1568" w:type="dxa"/>
          </w:tcPr>
          <w:p w14:paraId="33C8B233" w14:textId="77777777" w:rsidR="00686EE6" w:rsidRDefault="00553B33">
            <w:pPr>
              <w:rPr>
                <w:ins w:id="747" w:author="Millicent  Mufambi" w:date="2026-06-02T12:54:00Z" w16du:dateUtc="2026-06-02T10:54:00Z"/>
              </w:rPr>
            </w:pPr>
            <w:ins w:id="748" w:author="Millicent  Mufambi" w:date="2026-06-02T12:54:00Z" w16du:dateUtc="2026-06-02T10:54:00Z">
              <w:r>
                <w:t>0</w:t>
              </w:r>
            </w:ins>
          </w:p>
        </w:tc>
      </w:tr>
    </w:tbl>
    <w:p w14:paraId="1D35FBB9" w14:textId="77777777" w:rsidR="008563F6" w:rsidRDefault="00553B33">
      <w:pPr>
        <w:spacing w:after="120"/>
        <w:jc w:val="both"/>
        <w:rPr>
          <w:ins w:id="749" w:author="Millicent  Mufambi" w:date="2026-06-02T12:54:00Z" w16du:dateUtc="2026-06-02T10:54:00Z"/>
        </w:rPr>
      </w:pPr>
      <w:ins w:id="750" w:author="Millicent  Mufambi" w:date="2026-06-02T12:54:00Z" w16du:dateUtc="2026-06-02T10:54:00Z">
        <w:r>
          <w:rPr>
            <w:b/>
          </w:rPr>
          <w:t>6.13 f = 2 Byzantine Tolerance and the Tight Bound</w:t>
        </w:r>
      </w:ins>
    </w:p>
    <w:p w14:paraId="3B0696BD" w14:textId="77777777" w:rsidR="008563F6" w:rsidRDefault="00553B33">
      <w:pPr>
        <w:spacing w:after="120"/>
        <w:jc w:val="both"/>
        <w:rPr>
          <w:ins w:id="751" w:author="Millicent  Mufambi" w:date="2026-06-02T12:54:00Z" w16du:dateUtc="2026-06-02T10:54:00Z"/>
        </w:rPr>
      </w:pPr>
      <w:ins w:id="752" w:author="Millicent  Mufambi" w:date="2026-06-02T12:54:00Z" w16du:dateUtc="2026-06-02T10:54:00Z">
        <w:r>
          <w:t>To show the f = 1 result is not a ceiling and that the tolerance bound is exact, we re-ran the e-commerce set at f = 2 (n = 3f + 1 = 7, quorum = 2f + 1 = 5) with seven independent voters and injected an increasing number of Byzantine rejecters. With no fault all seven vote and consensus forms; with two faults (= f) five honest validators still meet the quorum and consensus forms; with three faults (= f + 1) only four honest validators remain, below the quorum of five, and consensus provably cannot form in a</w:t>
        </w:r>
        <w:r>
          <w:t>ny case. Prepare votes fall 7, then 5, then 4 as faults rise 0, 2, 3 (Table 12, Figure 6). The quorum therefore tolerates exactly f faulty votes and no more; the safety of the protocol under a genuinely Byzantine (equivocating) primary, the case majority voting cannot handle, is demonstrated next in Section 6.14.</w:t>
        </w:r>
      </w:ins>
    </w:p>
    <w:p w14:paraId="06D1A2C9" w14:textId="77777777" w:rsidR="008563F6" w:rsidRDefault="00553B33">
      <w:pPr>
        <w:spacing w:after="120"/>
        <w:jc w:val="both"/>
        <w:rPr>
          <w:ins w:id="753" w:author="Millicent  Mufambi" w:date="2026-06-02T12:54:00Z" w16du:dateUtc="2026-06-02T10:54:00Z"/>
        </w:rPr>
      </w:pPr>
      <w:ins w:id="754" w:author="Millicent  Mufambi" w:date="2026-06-02T12:54:00Z" w16du:dateUtc="2026-06-02T10:54:00Z">
        <w:r>
          <w:t>Table 12</w:t>
        </w:r>
      </w:ins>
    </w:p>
    <w:p w14:paraId="335EAF7E" w14:textId="77777777" w:rsidR="008563F6" w:rsidRDefault="00553B33">
      <w:pPr>
        <w:spacing w:after="120"/>
        <w:jc w:val="both"/>
        <w:rPr>
          <w:ins w:id="755" w:author="Millicent  Mufambi" w:date="2026-06-02T12:54:00Z" w16du:dateUtc="2026-06-02T10:54:00Z"/>
        </w:rPr>
      </w:pPr>
      <w:ins w:id="756" w:author="Millicent  Mufambi" w:date="2026-06-02T12:54:00Z" w16du:dateUtc="2026-06-02T10:54:00Z">
        <w:r>
          <w:t>BYZANTINE TOLERANCE AT f = 2 (n = 7, QUORUM = 5): TIGHT BOUND</w:t>
        </w:r>
      </w:ins>
    </w:p>
    <w:tbl>
      <w:tblPr>
        <w:tblStyle w:val="TableGrid"/>
        <w:tblW w:w="0" w:type="auto"/>
        <w:tblLook w:val="04A0" w:firstRow="1" w:lastRow="0" w:firstColumn="1" w:lastColumn="0" w:noHBand="0" w:noVBand="1"/>
      </w:tblPr>
      <w:tblGrid>
        <w:gridCol w:w="1881"/>
        <w:gridCol w:w="1881"/>
        <w:gridCol w:w="1881"/>
        <w:gridCol w:w="1881"/>
        <w:gridCol w:w="1881"/>
      </w:tblGrid>
      <w:tr w:rsidR="00686EE6" w14:paraId="2974F6B3" w14:textId="77777777">
        <w:trPr>
          <w:ins w:id="757" w:author="Millicent  Mufambi" w:date="2026-06-02T12:54:00Z" w16du:dateUtc="2026-06-02T10:54:00Z"/>
        </w:trPr>
        <w:tc>
          <w:tcPr>
            <w:tcW w:w="1881" w:type="dxa"/>
          </w:tcPr>
          <w:p w14:paraId="527F50A2" w14:textId="77777777" w:rsidR="00686EE6" w:rsidRDefault="00553B33">
            <w:pPr>
              <w:rPr>
                <w:ins w:id="758" w:author="Millicent  Mufambi" w:date="2026-06-02T12:54:00Z" w16du:dateUtc="2026-06-02T10:54:00Z"/>
              </w:rPr>
            </w:pPr>
            <w:ins w:id="759" w:author="Millicent  Mufambi" w:date="2026-06-02T12:54:00Z" w16du:dateUtc="2026-06-02T10:54:00Z">
              <w:r>
                <w:rPr>
                  <w:b/>
                </w:rPr>
                <w:t>Scenario</w:t>
              </w:r>
            </w:ins>
          </w:p>
        </w:tc>
        <w:tc>
          <w:tcPr>
            <w:tcW w:w="1881" w:type="dxa"/>
          </w:tcPr>
          <w:p w14:paraId="79454B36" w14:textId="77777777" w:rsidR="00686EE6" w:rsidRDefault="00553B33">
            <w:pPr>
              <w:rPr>
                <w:ins w:id="760" w:author="Millicent  Mufambi" w:date="2026-06-02T12:54:00Z" w16du:dateUtc="2026-06-02T10:54:00Z"/>
              </w:rPr>
            </w:pPr>
            <w:ins w:id="761" w:author="Millicent  Mufambi" w:date="2026-06-02T12:54:00Z" w16du:dateUtc="2026-06-02T10:54:00Z">
              <w:r>
                <w:rPr>
                  <w:b/>
                </w:rPr>
                <w:t>Byzantine voters</w:t>
              </w:r>
            </w:ins>
          </w:p>
        </w:tc>
        <w:tc>
          <w:tcPr>
            <w:tcW w:w="1881" w:type="dxa"/>
          </w:tcPr>
          <w:p w14:paraId="72635A30" w14:textId="77777777" w:rsidR="00686EE6" w:rsidRDefault="00553B33">
            <w:pPr>
              <w:rPr>
                <w:ins w:id="762" w:author="Millicent  Mufambi" w:date="2026-06-02T12:54:00Z" w16du:dateUtc="2026-06-02T10:54:00Z"/>
              </w:rPr>
            </w:pPr>
            <w:ins w:id="763" w:author="Millicent  Mufambi" w:date="2026-06-02T12:54:00Z" w16du:dateUtc="2026-06-02T10:54:00Z">
              <w:r>
                <w:rPr>
                  <w:b/>
                </w:rPr>
                <w:t>Consensus formed</w:t>
              </w:r>
            </w:ins>
          </w:p>
        </w:tc>
        <w:tc>
          <w:tcPr>
            <w:tcW w:w="1881" w:type="dxa"/>
          </w:tcPr>
          <w:p w14:paraId="6887E224" w14:textId="77777777" w:rsidR="00686EE6" w:rsidRDefault="00553B33">
            <w:pPr>
              <w:rPr>
                <w:ins w:id="764" w:author="Millicent  Mufambi" w:date="2026-06-02T12:54:00Z" w16du:dateUtc="2026-06-02T10:54:00Z"/>
              </w:rPr>
            </w:pPr>
            <w:ins w:id="765" w:author="Millicent  Mufambi" w:date="2026-06-02T12:54:00Z" w16du:dateUtc="2026-06-02T10:54:00Z">
              <w:r>
                <w:rPr>
                  <w:b/>
                </w:rPr>
                <w:t>Prepare votes</w:t>
              </w:r>
            </w:ins>
          </w:p>
        </w:tc>
        <w:tc>
          <w:tcPr>
            <w:tcW w:w="1881" w:type="dxa"/>
          </w:tcPr>
          <w:p w14:paraId="3FFB5EE9" w14:textId="77777777" w:rsidR="00686EE6" w:rsidRDefault="00553B33">
            <w:pPr>
              <w:rPr>
                <w:ins w:id="766" w:author="Millicent  Mufambi" w:date="2026-06-02T12:54:00Z" w16du:dateUtc="2026-06-02T10:54:00Z"/>
              </w:rPr>
            </w:pPr>
            <w:ins w:id="767" w:author="Millicent  Mufambi" w:date="2026-06-02T12:54:00Z" w16du:dateUtc="2026-06-02T10:54:00Z">
              <w:r>
                <w:rPr>
                  <w:b/>
                </w:rPr>
                <w:t>Outcome</w:t>
              </w:r>
            </w:ins>
          </w:p>
        </w:tc>
      </w:tr>
      <w:tr w:rsidR="00686EE6" w14:paraId="37650788" w14:textId="77777777">
        <w:trPr>
          <w:ins w:id="768" w:author="Millicent  Mufambi" w:date="2026-06-02T12:54:00Z" w16du:dateUtc="2026-06-02T10:54:00Z"/>
        </w:trPr>
        <w:tc>
          <w:tcPr>
            <w:tcW w:w="1881" w:type="dxa"/>
          </w:tcPr>
          <w:p w14:paraId="0728F3A4" w14:textId="77777777" w:rsidR="00686EE6" w:rsidRDefault="00553B33">
            <w:pPr>
              <w:rPr>
                <w:ins w:id="769" w:author="Millicent  Mufambi" w:date="2026-06-02T12:54:00Z" w16du:dateUtc="2026-06-02T10:54:00Z"/>
              </w:rPr>
            </w:pPr>
            <w:ins w:id="770" w:author="Millicent  Mufambi" w:date="2026-06-02T12:54:00Z" w16du:dateUtc="2026-06-02T10:54:00Z">
              <w:r>
                <w:t>clean</w:t>
              </w:r>
            </w:ins>
          </w:p>
        </w:tc>
        <w:tc>
          <w:tcPr>
            <w:tcW w:w="1881" w:type="dxa"/>
          </w:tcPr>
          <w:p w14:paraId="4917A069" w14:textId="77777777" w:rsidR="00686EE6" w:rsidRDefault="00553B33">
            <w:pPr>
              <w:rPr>
                <w:ins w:id="771" w:author="Millicent  Mufambi" w:date="2026-06-02T12:54:00Z" w16du:dateUtc="2026-06-02T10:54:00Z"/>
              </w:rPr>
            </w:pPr>
            <w:ins w:id="772" w:author="Millicent  Mufambi" w:date="2026-06-02T12:54:00Z" w16du:dateUtc="2026-06-02T10:54:00Z">
              <w:r>
                <w:t>0</w:t>
              </w:r>
            </w:ins>
          </w:p>
        </w:tc>
        <w:tc>
          <w:tcPr>
            <w:tcW w:w="1881" w:type="dxa"/>
          </w:tcPr>
          <w:p w14:paraId="2A71C113" w14:textId="77777777" w:rsidR="00686EE6" w:rsidRDefault="00553B33">
            <w:pPr>
              <w:rPr>
                <w:ins w:id="773" w:author="Millicent  Mufambi" w:date="2026-06-02T12:54:00Z" w16du:dateUtc="2026-06-02T10:54:00Z"/>
              </w:rPr>
            </w:pPr>
            <w:ins w:id="774" w:author="Millicent  Mufambi" w:date="2026-06-02T12:54:00Z" w16du:dateUtc="2026-06-02T10:54:00Z">
              <w:r>
                <w:t>5/5</w:t>
              </w:r>
            </w:ins>
          </w:p>
        </w:tc>
        <w:tc>
          <w:tcPr>
            <w:tcW w:w="1881" w:type="dxa"/>
          </w:tcPr>
          <w:p w14:paraId="6908C314" w14:textId="77777777" w:rsidR="00686EE6" w:rsidRDefault="00553B33">
            <w:pPr>
              <w:rPr>
                <w:ins w:id="775" w:author="Millicent  Mufambi" w:date="2026-06-02T12:54:00Z" w16du:dateUtc="2026-06-02T10:54:00Z"/>
              </w:rPr>
            </w:pPr>
            <w:ins w:id="776" w:author="Millicent  Mufambi" w:date="2026-06-02T12:54:00Z" w16du:dateUtc="2026-06-02T10:54:00Z">
              <w:r>
                <w:t>7</w:t>
              </w:r>
            </w:ins>
          </w:p>
        </w:tc>
        <w:tc>
          <w:tcPr>
            <w:tcW w:w="1881" w:type="dxa"/>
          </w:tcPr>
          <w:p w14:paraId="1030B38E" w14:textId="77777777" w:rsidR="00686EE6" w:rsidRDefault="00553B33">
            <w:pPr>
              <w:rPr>
                <w:ins w:id="777" w:author="Millicent  Mufambi" w:date="2026-06-02T12:54:00Z" w16du:dateUtc="2026-06-02T10:54:00Z"/>
              </w:rPr>
            </w:pPr>
            <w:ins w:id="778" w:author="Millicent  Mufambi" w:date="2026-06-02T12:54:00Z" w16du:dateUtc="2026-06-02T10:54:00Z">
              <w:r>
                <w:t>baseline</w:t>
              </w:r>
            </w:ins>
          </w:p>
        </w:tc>
      </w:tr>
      <w:tr w:rsidR="00686EE6" w14:paraId="11980716" w14:textId="77777777">
        <w:trPr>
          <w:ins w:id="779" w:author="Millicent  Mufambi" w:date="2026-06-02T12:54:00Z" w16du:dateUtc="2026-06-02T10:54:00Z"/>
        </w:trPr>
        <w:tc>
          <w:tcPr>
            <w:tcW w:w="1881" w:type="dxa"/>
          </w:tcPr>
          <w:p w14:paraId="39DEC80B" w14:textId="77777777" w:rsidR="00686EE6" w:rsidRDefault="00553B33">
            <w:pPr>
              <w:rPr>
                <w:ins w:id="780" w:author="Millicent  Mufambi" w:date="2026-06-02T12:54:00Z" w16du:dateUtc="2026-06-02T10:54:00Z"/>
              </w:rPr>
            </w:pPr>
            <w:ins w:id="781" w:author="Millicent  Mufambi" w:date="2026-06-02T12:54:00Z" w16du:dateUtc="2026-06-02T10:54:00Z">
              <w:r>
                <w:t>reject2</w:t>
              </w:r>
            </w:ins>
          </w:p>
        </w:tc>
        <w:tc>
          <w:tcPr>
            <w:tcW w:w="1881" w:type="dxa"/>
          </w:tcPr>
          <w:p w14:paraId="32AD2D75" w14:textId="77777777" w:rsidR="00686EE6" w:rsidRDefault="00553B33">
            <w:pPr>
              <w:rPr>
                <w:ins w:id="782" w:author="Millicent  Mufambi" w:date="2026-06-02T12:54:00Z" w16du:dateUtc="2026-06-02T10:54:00Z"/>
              </w:rPr>
            </w:pPr>
            <w:ins w:id="783" w:author="Millicent  Mufambi" w:date="2026-06-02T12:54:00Z" w16du:dateUtc="2026-06-02T10:54:00Z">
              <w:r>
                <w:t>2 (= f)</w:t>
              </w:r>
            </w:ins>
          </w:p>
        </w:tc>
        <w:tc>
          <w:tcPr>
            <w:tcW w:w="1881" w:type="dxa"/>
          </w:tcPr>
          <w:p w14:paraId="38B5A4B7" w14:textId="77777777" w:rsidR="00686EE6" w:rsidRDefault="00553B33">
            <w:pPr>
              <w:rPr>
                <w:ins w:id="784" w:author="Millicent  Mufambi" w:date="2026-06-02T12:54:00Z" w16du:dateUtc="2026-06-02T10:54:00Z"/>
              </w:rPr>
            </w:pPr>
            <w:ins w:id="785" w:author="Millicent  Mufambi" w:date="2026-06-02T12:54:00Z" w16du:dateUtc="2026-06-02T10:54:00Z">
              <w:r>
                <w:t>5/5</w:t>
              </w:r>
            </w:ins>
          </w:p>
        </w:tc>
        <w:tc>
          <w:tcPr>
            <w:tcW w:w="1881" w:type="dxa"/>
          </w:tcPr>
          <w:p w14:paraId="2B7CD7B3" w14:textId="77777777" w:rsidR="00686EE6" w:rsidRDefault="00553B33">
            <w:pPr>
              <w:rPr>
                <w:ins w:id="786" w:author="Millicent  Mufambi" w:date="2026-06-02T12:54:00Z" w16du:dateUtc="2026-06-02T10:54:00Z"/>
              </w:rPr>
            </w:pPr>
            <w:ins w:id="787" w:author="Millicent  Mufambi" w:date="2026-06-02T12:54:00Z" w16du:dateUtc="2026-06-02T10:54:00Z">
              <w:r>
                <w:t>5</w:t>
              </w:r>
            </w:ins>
          </w:p>
        </w:tc>
        <w:tc>
          <w:tcPr>
            <w:tcW w:w="1881" w:type="dxa"/>
          </w:tcPr>
          <w:p w14:paraId="6F6BB1FC" w14:textId="77777777" w:rsidR="00686EE6" w:rsidRDefault="00553B33">
            <w:pPr>
              <w:rPr>
                <w:ins w:id="788" w:author="Millicent  Mufambi" w:date="2026-06-02T12:54:00Z" w16du:dateUtc="2026-06-02T10:54:00Z"/>
              </w:rPr>
            </w:pPr>
            <w:ins w:id="789" w:author="Millicent  Mufambi" w:date="2026-06-02T12:54:00Z" w16du:dateUtc="2026-06-02T10:54:00Z">
              <w:r>
                <w:t>tolerated — quorum still met</w:t>
              </w:r>
            </w:ins>
          </w:p>
        </w:tc>
      </w:tr>
      <w:tr w:rsidR="00686EE6" w14:paraId="30605CE2" w14:textId="77777777">
        <w:trPr>
          <w:ins w:id="790" w:author="Millicent  Mufambi" w:date="2026-06-02T12:54:00Z" w16du:dateUtc="2026-06-02T10:54:00Z"/>
        </w:trPr>
        <w:tc>
          <w:tcPr>
            <w:tcW w:w="1881" w:type="dxa"/>
          </w:tcPr>
          <w:p w14:paraId="10549842" w14:textId="77777777" w:rsidR="00686EE6" w:rsidRDefault="00553B33">
            <w:pPr>
              <w:rPr>
                <w:ins w:id="791" w:author="Millicent  Mufambi" w:date="2026-06-02T12:54:00Z" w16du:dateUtc="2026-06-02T10:54:00Z"/>
              </w:rPr>
            </w:pPr>
            <w:ins w:id="792" w:author="Millicent  Mufambi" w:date="2026-06-02T12:54:00Z" w16du:dateUtc="2026-06-02T10:54:00Z">
              <w:r>
                <w:t>reject3</w:t>
              </w:r>
            </w:ins>
          </w:p>
        </w:tc>
        <w:tc>
          <w:tcPr>
            <w:tcW w:w="1881" w:type="dxa"/>
          </w:tcPr>
          <w:p w14:paraId="1861D779" w14:textId="77777777" w:rsidR="00686EE6" w:rsidRDefault="00553B33">
            <w:pPr>
              <w:rPr>
                <w:ins w:id="793" w:author="Millicent  Mufambi" w:date="2026-06-02T12:54:00Z" w16du:dateUtc="2026-06-02T10:54:00Z"/>
              </w:rPr>
            </w:pPr>
            <w:ins w:id="794" w:author="Millicent  Mufambi" w:date="2026-06-02T12:54:00Z" w16du:dateUtc="2026-06-02T10:54:00Z">
              <w:r>
                <w:t>3 (= f + 1)</w:t>
              </w:r>
            </w:ins>
          </w:p>
        </w:tc>
        <w:tc>
          <w:tcPr>
            <w:tcW w:w="1881" w:type="dxa"/>
          </w:tcPr>
          <w:p w14:paraId="7C93F8F9" w14:textId="77777777" w:rsidR="00686EE6" w:rsidRDefault="00553B33">
            <w:pPr>
              <w:rPr>
                <w:ins w:id="795" w:author="Millicent  Mufambi" w:date="2026-06-02T12:54:00Z" w16du:dateUtc="2026-06-02T10:54:00Z"/>
              </w:rPr>
            </w:pPr>
            <w:ins w:id="796" w:author="Millicent  Mufambi" w:date="2026-06-02T12:54:00Z" w16du:dateUtc="2026-06-02T10:54:00Z">
              <w:r>
                <w:t>0/5</w:t>
              </w:r>
            </w:ins>
          </w:p>
        </w:tc>
        <w:tc>
          <w:tcPr>
            <w:tcW w:w="1881" w:type="dxa"/>
          </w:tcPr>
          <w:p w14:paraId="53C35541" w14:textId="77777777" w:rsidR="00686EE6" w:rsidRDefault="00553B33">
            <w:pPr>
              <w:rPr>
                <w:ins w:id="797" w:author="Millicent  Mufambi" w:date="2026-06-02T12:54:00Z" w16du:dateUtc="2026-06-02T10:54:00Z"/>
              </w:rPr>
            </w:pPr>
            <w:ins w:id="798" w:author="Millicent  Mufambi" w:date="2026-06-02T12:54:00Z" w16du:dateUtc="2026-06-02T10:54:00Z">
              <w:r>
                <w:t>4</w:t>
              </w:r>
            </w:ins>
          </w:p>
        </w:tc>
        <w:tc>
          <w:tcPr>
            <w:tcW w:w="1881" w:type="dxa"/>
          </w:tcPr>
          <w:p w14:paraId="07AA6E91" w14:textId="77777777" w:rsidR="00686EE6" w:rsidRDefault="00553B33">
            <w:pPr>
              <w:rPr>
                <w:ins w:id="799" w:author="Millicent  Mufambi" w:date="2026-06-02T12:54:00Z" w16du:dateUtc="2026-06-02T10:54:00Z"/>
              </w:rPr>
            </w:pPr>
            <w:ins w:id="800" w:author="Millicent  Mufambi" w:date="2026-06-02T12:54:00Z" w16du:dateUtc="2026-06-02T10:54:00Z">
              <w:r>
                <w:t>liveness breaks — quorum unreachable</w:t>
              </w:r>
            </w:ins>
          </w:p>
        </w:tc>
      </w:tr>
      <w:tr w:rsidR="00686EE6" w14:paraId="3002B113" w14:textId="77777777">
        <w:trPr>
          <w:ins w:id="801" w:author="Millicent  Mufambi" w:date="2026-06-02T12:54:00Z" w16du:dateUtc="2026-06-02T10:54:00Z"/>
        </w:trPr>
        <w:tc>
          <w:tcPr>
            <w:tcW w:w="1881" w:type="dxa"/>
          </w:tcPr>
          <w:p w14:paraId="7BD82A62" w14:textId="77777777" w:rsidR="00686EE6" w:rsidRDefault="00553B33">
            <w:pPr>
              <w:rPr>
                <w:ins w:id="802" w:author="Millicent  Mufambi" w:date="2026-06-02T12:54:00Z" w16du:dateUtc="2026-06-02T10:54:00Z"/>
              </w:rPr>
            </w:pPr>
            <w:ins w:id="803" w:author="Millicent  Mufambi" w:date="2026-06-02T12:54:00Z" w16du:dateUtc="2026-06-02T10:54:00Z">
              <w:r>
                <w:t>approve2</w:t>
              </w:r>
            </w:ins>
          </w:p>
        </w:tc>
        <w:tc>
          <w:tcPr>
            <w:tcW w:w="1881" w:type="dxa"/>
          </w:tcPr>
          <w:p w14:paraId="2EDEDB1A" w14:textId="77777777" w:rsidR="00686EE6" w:rsidRDefault="00553B33">
            <w:pPr>
              <w:rPr>
                <w:ins w:id="804" w:author="Millicent  Mufambi" w:date="2026-06-02T12:54:00Z" w16du:dateUtc="2026-06-02T10:54:00Z"/>
              </w:rPr>
            </w:pPr>
            <w:ins w:id="805" w:author="Millicent  Mufambi" w:date="2026-06-02T12:54:00Z" w16du:dateUtc="2026-06-02T10:54:00Z">
              <w:r>
                <w:t>2 (= f)</w:t>
              </w:r>
            </w:ins>
          </w:p>
        </w:tc>
        <w:tc>
          <w:tcPr>
            <w:tcW w:w="1881" w:type="dxa"/>
          </w:tcPr>
          <w:p w14:paraId="368844B2" w14:textId="77777777" w:rsidR="00686EE6" w:rsidRDefault="00553B33">
            <w:pPr>
              <w:rPr>
                <w:ins w:id="806" w:author="Millicent  Mufambi" w:date="2026-06-02T12:54:00Z" w16du:dateUtc="2026-06-02T10:54:00Z"/>
              </w:rPr>
            </w:pPr>
            <w:ins w:id="807" w:author="Millicent  Mufambi" w:date="2026-06-02T12:54:00Z" w16du:dateUtc="2026-06-02T10:54:00Z">
              <w:r>
                <w:t>5/5</w:t>
              </w:r>
            </w:ins>
          </w:p>
        </w:tc>
        <w:tc>
          <w:tcPr>
            <w:tcW w:w="1881" w:type="dxa"/>
          </w:tcPr>
          <w:p w14:paraId="24C028BF" w14:textId="77777777" w:rsidR="00686EE6" w:rsidRDefault="00553B33">
            <w:pPr>
              <w:rPr>
                <w:ins w:id="808" w:author="Millicent  Mufambi" w:date="2026-06-02T12:54:00Z" w16du:dateUtc="2026-06-02T10:54:00Z"/>
              </w:rPr>
            </w:pPr>
            <w:ins w:id="809" w:author="Millicent  Mufambi" w:date="2026-06-02T12:54:00Z" w16du:dateUtc="2026-06-02T10:54:00Z">
              <w:r>
                <w:t>7</w:t>
              </w:r>
            </w:ins>
          </w:p>
        </w:tc>
        <w:tc>
          <w:tcPr>
            <w:tcW w:w="1881" w:type="dxa"/>
          </w:tcPr>
          <w:p w14:paraId="7AE7F72F" w14:textId="77777777" w:rsidR="00686EE6" w:rsidRDefault="00553B33">
            <w:pPr>
              <w:rPr>
                <w:ins w:id="810" w:author="Millicent  Mufambi" w:date="2026-06-02T12:54:00Z" w16du:dateUtc="2026-06-02T10:54:00Z"/>
              </w:rPr>
            </w:pPr>
            <w:ins w:id="811" w:author="Millicent  Mufambi" w:date="2026-06-02T12:54:00Z" w16du:dateUtc="2026-06-02T10:54:00Z">
              <w:r>
                <w:t>safety holds</w:t>
              </w:r>
            </w:ins>
          </w:p>
        </w:tc>
      </w:tr>
      <w:tr w:rsidR="00686EE6" w14:paraId="1903B3C4" w14:textId="77777777">
        <w:trPr>
          <w:ins w:id="812" w:author="Millicent  Mufambi" w:date="2026-06-02T12:54:00Z" w16du:dateUtc="2026-06-02T10:54:00Z"/>
        </w:trPr>
        <w:tc>
          <w:tcPr>
            <w:tcW w:w="1881" w:type="dxa"/>
          </w:tcPr>
          <w:p w14:paraId="724FE810" w14:textId="77777777" w:rsidR="00686EE6" w:rsidRDefault="00553B33">
            <w:pPr>
              <w:rPr>
                <w:ins w:id="813" w:author="Millicent  Mufambi" w:date="2026-06-02T12:54:00Z" w16du:dateUtc="2026-06-02T10:54:00Z"/>
              </w:rPr>
            </w:pPr>
            <w:ins w:id="814" w:author="Millicent  Mufambi" w:date="2026-06-02T12:54:00Z" w16du:dateUtc="2026-06-02T10:54:00Z">
              <w:r>
                <w:t>approve3</w:t>
              </w:r>
            </w:ins>
          </w:p>
        </w:tc>
        <w:tc>
          <w:tcPr>
            <w:tcW w:w="1881" w:type="dxa"/>
          </w:tcPr>
          <w:p w14:paraId="7E86968F" w14:textId="77777777" w:rsidR="00686EE6" w:rsidRDefault="00553B33">
            <w:pPr>
              <w:rPr>
                <w:ins w:id="815" w:author="Millicent  Mufambi" w:date="2026-06-02T12:54:00Z" w16du:dateUtc="2026-06-02T10:54:00Z"/>
              </w:rPr>
            </w:pPr>
            <w:ins w:id="816" w:author="Millicent  Mufambi" w:date="2026-06-02T12:54:00Z" w16du:dateUtc="2026-06-02T10:54:00Z">
              <w:r>
                <w:t>3 (= f + 1)</w:t>
              </w:r>
            </w:ins>
          </w:p>
        </w:tc>
        <w:tc>
          <w:tcPr>
            <w:tcW w:w="1881" w:type="dxa"/>
          </w:tcPr>
          <w:p w14:paraId="0C4AE9C2" w14:textId="77777777" w:rsidR="00686EE6" w:rsidRDefault="00553B33">
            <w:pPr>
              <w:rPr>
                <w:ins w:id="817" w:author="Millicent  Mufambi" w:date="2026-06-02T12:54:00Z" w16du:dateUtc="2026-06-02T10:54:00Z"/>
              </w:rPr>
            </w:pPr>
            <w:ins w:id="818" w:author="Millicent  Mufambi" w:date="2026-06-02T12:54:00Z" w16du:dateUtc="2026-06-02T10:54:00Z">
              <w:r>
                <w:t>5/5</w:t>
              </w:r>
            </w:ins>
          </w:p>
        </w:tc>
        <w:tc>
          <w:tcPr>
            <w:tcW w:w="1881" w:type="dxa"/>
          </w:tcPr>
          <w:p w14:paraId="30F66A0E" w14:textId="77777777" w:rsidR="00686EE6" w:rsidRDefault="00553B33">
            <w:pPr>
              <w:rPr>
                <w:ins w:id="819" w:author="Millicent  Mufambi" w:date="2026-06-02T12:54:00Z" w16du:dateUtc="2026-06-02T10:54:00Z"/>
              </w:rPr>
            </w:pPr>
            <w:ins w:id="820" w:author="Millicent  Mufambi" w:date="2026-06-02T12:54:00Z" w16du:dateUtc="2026-06-02T10:54:00Z">
              <w:r>
                <w:t>7</w:t>
              </w:r>
            </w:ins>
          </w:p>
        </w:tc>
        <w:tc>
          <w:tcPr>
            <w:tcW w:w="1881" w:type="dxa"/>
          </w:tcPr>
          <w:p w14:paraId="784F65DC" w14:textId="77777777" w:rsidR="00686EE6" w:rsidRDefault="00553B33">
            <w:pPr>
              <w:rPr>
                <w:ins w:id="821" w:author="Millicent  Mufambi" w:date="2026-06-02T12:54:00Z" w16du:dateUtc="2026-06-02T10:54:00Z"/>
              </w:rPr>
            </w:pPr>
            <w:ins w:id="822" w:author="Millicent  Mufambi" w:date="2026-06-02T12:54:00Z" w16du:dateUtc="2026-06-02T10:54:00Z">
              <w:r>
                <w:t>formed (no bad fix to exploit)</w:t>
              </w:r>
            </w:ins>
          </w:p>
        </w:tc>
      </w:tr>
    </w:tbl>
    <w:p w14:paraId="3E143002" w14:textId="77777777" w:rsidR="008563F6" w:rsidRDefault="00553B33">
      <w:pPr>
        <w:spacing w:after="120"/>
        <w:jc w:val="both"/>
        <w:rPr>
          <w:ins w:id="823" w:author="Millicent  Mufambi" w:date="2026-06-02T12:54:00Z" w16du:dateUtc="2026-06-02T10:54:00Z"/>
        </w:rPr>
      </w:pPr>
      <w:ins w:id="824" w:author="Millicent  Mufambi" w:date="2026-06-02T12:54:00Z" w16du:dateUtc="2026-06-02T10:54:00Z">
        <w:r>
          <w:rPr>
            <w:noProof/>
          </w:rPr>
          <w:drawing>
            <wp:inline distT="0" distB="0" distL="0" distR="0" wp14:anchorId="38277D7B" wp14:editId="5E05A9E1">
              <wp:extent cx="5029200" cy="3335154"/>
              <wp:effectExtent l="0" t="0" r="0" b="0"/>
              <wp:docPr id="70320688" name="Picture 70320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cted_fig6.png"/>
                      <pic:cNvPicPr/>
                    </pic:nvPicPr>
                    <pic:blipFill>
                      <a:blip r:embed="rId13"/>
                      <a:stretch>
                        <a:fillRect/>
                      </a:stretch>
                    </pic:blipFill>
                    <pic:spPr>
                      <a:xfrm>
                        <a:off x="0" y="0"/>
                        <a:ext cx="5029200" cy="3335154"/>
                      </a:xfrm>
                      <a:prstGeom prst="rect">
                        <a:avLst/>
                      </a:prstGeom>
                    </pic:spPr>
                  </pic:pic>
                </a:graphicData>
              </a:graphic>
            </wp:inline>
          </w:drawing>
        </w:r>
      </w:ins>
    </w:p>
    <w:p w14:paraId="27829358" w14:textId="77777777" w:rsidR="008563F6" w:rsidRDefault="00553B33">
      <w:pPr>
        <w:spacing w:after="120"/>
        <w:jc w:val="both"/>
        <w:rPr>
          <w:ins w:id="825" w:author="Millicent  Mufambi" w:date="2026-06-02T12:54:00Z" w16du:dateUtc="2026-06-02T10:54:00Z"/>
        </w:rPr>
      </w:pPr>
      <w:ins w:id="826" w:author="Millicent  Mufambi" w:date="2026-06-02T12:54:00Z" w16du:dateUtc="2026-06-02T10:54:00Z">
        <w:r>
          <w:t>Figure 6. Prepare votes versus injected Byzantine rejecters at f = 2 (n = 7, quorum = 5). The vote count falls 7, 5, 4 as faults rise 0, 2, 3; at f + 1 = 3 faults the honest votes (4) drop below the quorum (5) and consensus provably cannot form, confirming the tolerance bound is exactly f.</w:t>
        </w:r>
      </w:ins>
    </w:p>
    <w:p w14:paraId="575B6FE8" w14:textId="77777777" w:rsidR="008563F6" w:rsidRDefault="00553B33">
      <w:pPr>
        <w:spacing w:after="120"/>
        <w:jc w:val="both"/>
        <w:rPr>
          <w:ins w:id="827" w:author="Millicent  Mufambi" w:date="2026-06-02T12:54:00Z" w16du:dateUtc="2026-06-02T10:54:00Z"/>
        </w:rPr>
      </w:pPr>
      <w:ins w:id="828" w:author="Millicent  Mufambi" w:date="2026-06-02T12:54:00Z" w16du:dateUtc="2026-06-02T10:54:00Z">
        <w:r>
          <w:rPr>
            <w:b/>
          </w:rPr>
          <w:t>6.14 Genuine Byzantine Fault Tolerance: Safety under an Equivocating Primary</w:t>
        </w:r>
      </w:ins>
    </w:p>
    <w:p w14:paraId="69E1086C" w14:textId="77777777" w:rsidR="008563F6" w:rsidRDefault="00553B33">
      <w:pPr>
        <w:spacing w:after="120"/>
        <w:jc w:val="both"/>
        <w:rPr>
          <w:ins w:id="829" w:author="Millicent  Mufambi" w:date="2026-06-02T12:54:00Z" w16du:dateUtc="2026-06-02T10:54:00Z"/>
        </w:rPr>
      </w:pPr>
      <w:ins w:id="830" w:author="Millicent  Mufambi" w:date="2026-06-02T12:54:00Z" w16du:dateUtc="2026-06-02T10:54:00Z">
        <w:r>
          <w:t>The fault-injection runs above (Sections 6.6, 6.13) corrupt how a validator votes, which a majority quorum masks; they do not exercise the failure the Byzantine Generals problem is named for, a participant that lies inconsistently, telling different things to different peers. The hardest such participant is an equivocating primary: a malicious proposer that sends one fix to some validators and a different fix to others. To test this directly we built an independent-replica realisation of the protocol in whi</w:t>
        </w:r>
        <w:r>
          <w:t>ch four replicas exchange Ed25519-signed pre-prepare, prepare and commit messages over a network that can delay, drop and partition them, and compared it with a naive proposal-trust scheme that commits whatever proposal it receives. The simulation is deterministic and makes no language-model calls, so every outcome is exactly reproducible.</w:t>
        </w:r>
      </w:ins>
    </w:p>
    <w:p w14:paraId="790CFBB6" w14:textId="77777777" w:rsidR="008563F6" w:rsidRDefault="00553B33">
      <w:pPr>
        <w:spacing w:after="120"/>
        <w:jc w:val="both"/>
        <w:rPr>
          <w:ins w:id="831" w:author="Millicent  Mufambi" w:date="2026-06-02T12:54:00Z" w16du:dateUtc="2026-06-02T10:54:00Z"/>
        </w:rPr>
      </w:pPr>
      <w:ins w:id="832" w:author="Millicent  Mufambi" w:date="2026-06-02T12:54:00Z" w16du:dateUtc="2026-06-02T10:54:00Z">
        <w:r>
          <w:t>Table 13 reports eight scenarios under both schemes. Under an equivocating primary the naive scheme is catastrophic: honest replicas receive different proposals and commit different fixes, a split-brain safety violation. The protocol prevents this — committing requires a 2f + 1 quorum certificate on a single digest, and any two such quorums share an honest replica that will not certify two different digests for the same slot, so no two honest replicas ever commit different fixes (Figure 7). It correctly mak</w:t>
        </w:r>
        <w:r>
          <w:t>es no progress in that case until a new primary is elected, which is the role of view-change (Section 8). The other scenarios confirm the design: a single equivocating validator and forged messages are rejected — a replica cannot impersonate another, so one Byzantine node cannot manufacture a quorum; f = 1 crash is tolerated while f + 1 = 2 is not; and a network partition blocks progress without ever causing a split, with progress resuming once the partition heals.</w:t>
        </w:r>
      </w:ins>
    </w:p>
    <w:p w14:paraId="02216537" w14:textId="77777777" w:rsidR="008563F6" w:rsidRDefault="00553B33">
      <w:pPr>
        <w:spacing w:after="120"/>
        <w:jc w:val="both"/>
        <w:rPr>
          <w:ins w:id="833" w:author="Millicent  Mufambi" w:date="2026-06-02T12:54:00Z" w16du:dateUtc="2026-06-02T10:54:00Z"/>
        </w:rPr>
      </w:pPr>
      <w:ins w:id="834" w:author="Millicent  Mufambi" w:date="2026-06-02T12:54:00Z" w16du:dateUtc="2026-06-02T10:54:00Z">
        <w:r>
          <w:t xml:space="preserve">This is the demonstration that earns the Byzantine-fault-tolerant claim: the protocol preserves safety under the defining Byzantine fault, the equivocating primary, where naive voting fails. We are explicit about scope. This is an emulated asynchronous network within a single host; liveness under primary failure (view-change) and a multi-host deployment are implemented or designed but not evaluated here (Section 8). The demonstration concerns the consensus layer; the quality of the LLM-generated repairs it </w:t>
        </w:r>
        <w:r>
          <w:t>agrees on is the separate, preliminary question of Sections 6.1 to 6.3.</w:t>
        </w:r>
      </w:ins>
    </w:p>
    <w:p w14:paraId="56349844" w14:textId="77777777" w:rsidR="008563F6" w:rsidRDefault="00553B33">
      <w:pPr>
        <w:spacing w:after="120"/>
        <w:jc w:val="both"/>
        <w:rPr>
          <w:ins w:id="835" w:author="Millicent  Mufambi" w:date="2026-06-02T12:54:00Z" w16du:dateUtc="2026-06-02T10:54:00Z"/>
        </w:rPr>
      </w:pPr>
      <w:ins w:id="836" w:author="Millicent  Mufambi" w:date="2026-06-02T12:54:00Z" w16du:dateUtc="2026-06-02T10:54:00Z">
        <w:r>
          <w:t>Table 13</w:t>
        </w:r>
      </w:ins>
    </w:p>
    <w:p w14:paraId="3AC245C4" w14:textId="77777777" w:rsidR="008563F6" w:rsidRDefault="00553B33">
      <w:pPr>
        <w:spacing w:after="120"/>
        <w:jc w:val="both"/>
        <w:rPr>
          <w:ins w:id="837" w:author="Millicent  Mufambi" w:date="2026-06-02T12:54:00Z" w16du:dateUtc="2026-06-02T10:54:00Z"/>
        </w:rPr>
      </w:pPr>
      <w:ins w:id="838" w:author="Millicent  Mufambi" w:date="2026-06-02T12:54:00Z" w16du:dateUtc="2026-06-02T10:54:00Z">
        <w:r>
          <w:t>BYZANTINE SCENARIOS: NAIVE PROPOSAL-TRUST vs GENUINE PBFT (FOUR INDEPENDENT REPLICAS, f = 1, QUORUM = 3)</w:t>
        </w:r>
      </w:ins>
    </w:p>
    <w:tbl>
      <w:tblPr>
        <w:tblStyle w:val="TableGrid"/>
        <w:tblW w:w="0" w:type="auto"/>
        <w:tblLook w:val="04A0" w:firstRow="1" w:lastRow="0" w:firstColumn="1" w:lastColumn="0" w:noHBand="0" w:noVBand="1"/>
      </w:tblPr>
      <w:tblGrid>
        <w:gridCol w:w="3135"/>
        <w:gridCol w:w="3135"/>
        <w:gridCol w:w="3135"/>
      </w:tblGrid>
      <w:tr w:rsidR="00686EE6" w14:paraId="721AEA4B" w14:textId="77777777">
        <w:trPr>
          <w:ins w:id="839" w:author="Millicent  Mufambi" w:date="2026-06-02T12:54:00Z" w16du:dateUtc="2026-06-02T10:54:00Z"/>
        </w:trPr>
        <w:tc>
          <w:tcPr>
            <w:tcW w:w="3135" w:type="dxa"/>
          </w:tcPr>
          <w:p w14:paraId="49FB519C" w14:textId="77777777" w:rsidR="00686EE6" w:rsidRDefault="00553B33">
            <w:pPr>
              <w:rPr>
                <w:ins w:id="840" w:author="Millicent  Mufambi" w:date="2026-06-02T12:54:00Z" w16du:dateUtc="2026-06-02T10:54:00Z"/>
              </w:rPr>
            </w:pPr>
            <w:ins w:id="841" w:author="Millicent  Mufambi" w:date="2026-06-02T12:54:00Z" w16du:dateUtc="2026-06-02T10:54:00Z">
              <w:r>
                <w:rPr>
                  <w:b/>
                </w:rPr>
                <w:t>Scenario</w:t>
              </w:r>
            </w:ins>
          </w:p>
        </w:tc>
        <w:tc>
          <w:tcPr>
            <w:tcW w:w="3135" w:type="dxa"/>
          </w:tcPr>
          <w:p w14:paraId="4976AC9B" w14:textId="77777777" w:rsidR="00686EE6" w:rsidRDefault="00553B33">
            <w:pPr>
              <w:rPr>
                <w:ins w:id="842" w:author="Millicent  Mufambi" w:date="2026-06-02T12:54:00Z" w16du:dateUtc="2026-06-02T10:54:00Z"/>
              </w:rPr>
            </w:pPr>
            <w:ins w:id="843" w:author="Millicent  Mufambi" w:date="2026-06-02T12:54:00Z" w16du:dateUtc="2026-06-02T10:54:00Z">
              <w:r>
                <w:rPr>
                  <w:b/>
                </w:rPr>
                <w:t>Naive proposal-trust</w:t>
              </w:r>
            </w:ins>
          </w:p>
        </w:tc>
        <w:tc>
          <w:tcPr>
            <w:tcW w:w="3135" w:type="dxa"/>
          </w:tcPr>
          <w:p w14:paraId="68C89577" w14:textId="77777777" w:rsidR="00686EE6" w:rsidRDefault="00553B33">
            <w:pPr>
              <w:rPr>
                <w:ins w:id="844" w:author="Millicent  Mufambi" w:date="2026-06-02T12:54:00Z" w16du:dateUtc="2026-06-02T10:54:00Z"/>
              </w:rPr>
            </w:pPr>
            <w:ins w:id="845" w:author="Millicent  Mufambi" w:date="2026-06-02T12:54:00Z" w16du:dateUtc="2026-06-02T10:54:00Z">
              <w:r>
                <w:rPr>
                  <w:b/>
                </w:rPr>
                <w:t>Genuine PBFT (this work)</w:t>
              </w:r>
            </w:ins>
          </w:p>
        </w:tc>
      </w:tr>
      <w:tr w:rsidR="00686EE6" w14:paraId="5D15DE8A" w14:textId="77777777">
        <w:trPr>
          <w:ins w:id="846" w:author="Millicent  Mufambi" w:date="2026-06-02T12:54:00Z" w16du:dateUtc="2026-06-02T10:54:00Z"/>
        </w:trPr>
        <w:tc>
          <w:tcPr>
            <w:tcW w:w="3135" w:type="dxa"/>
          </w:tcPr>
          <w:p w14:paraId="0D9B26F3" w14:textId="77777777" w:rsidR="00686EE6" w:rsidRDefault="00553B33">
            <w:pPr>
              <w:rPr>
                <w:ins w:id="847" w:author="Millicent  Mufambi" w:date="2026-06-02T12:54:00Z" w16du:dateUtc="2026-06-02T10:54:00Z"/>
              </w:rPr>
            </w:pPr>
            <w:ins w:id="848" w:author="Millicent  Mufambi" w:date="2026-06-02T12:54:00Z" w16du:dateUtc="2026-06-02T10:54:00Z">
              <w:r>
                <w:t>Honest primary, no faults</w:t>
              </w:r>
            </w:ins>
          </w:p>
        </w:tc>
        <w:tc>
          <w:tcPr>
            <w:tcW w:w="3135" w:type="dxa"/>
          </w:tcPr>
          <w:p w14:paraId="1431FABE" w14:textId="77777777" w:rsidR="00686EE6" w:rsidRDefault="00553B33">
            <w:pPr>
              <w:rPr>
                <w:ins w:id="849" w:author="Millicent  Mufambi" w:date="2026-06-02T12:54:00Z" w16du:dateUtc="2026-06-02T10:54:00Z"/>
              </w:rPr>
            </w:pPr>
            <w:ins w:id="850" w:author="Millicent  Mufambi" w:date="2026-06-02T12:54:00Z" w16du:dateUtc="2026-06-02T10:54:00Z">
              <w:r>
                <w:t>agreed + progress</w:t>
              </w:r>
            </w:ins>
          </w:p>
        </w:tc>
        <w:tc>
          <w:tcPr>
            <w:tcW w:w="3135" w:type="dxa"/>
          </w:tcPr>
          <w:p w14:paraId="5C6D02EB" w14:textId="77777777" w:rsidR="00686EE6" w:rsidRDefault="00553B33">
            <w:pPr>
              <w:rPr>
                <w:ins w:id="851" w:author="Millicent  Mufambi" w:date="2026-06-02T12:54:00Z" w16du:dateUtc="2026-06-02T10:54:00Z"/>
              </w:rPr>
            </w:pPr>
            <w:ins w:id="852" w:author="Millicent  Mufambi" w:date="2026-06-02T12:54:00Z" w16du:dateUtc="2026-06-02T10:54:00Z">
              <w:r>
                <w:t>agreed + progress</w:t>
              </w:r>
            </w:ins>
          </w:p>
        </w:tc>
      </w:tr>
      <w:tr w:rsidR="00686EE6" w14:paraId="23BAFCFD" w14:textId="77777777">
        <w:trPr>
          <w:ins w:id="853" w:author="Millicent  Mufambi" w:date="2026-06-02T12:54:00Z" w16du:dateUtc="2026-06-02T10:54:00Z"/>
        </w:trPr>
        <w:tc>
          <w:tcPr>
            <w:tcW w:w="3135" w:type="dxa"/>
          </w:tcPr>
          <w:p w14:paraId="2B0746ED" w14:textId="77777777" w:rsidR="00686EE6" w:rsidRDefault="00553B33">
            <w:pPr>
              <w:rPr>
                <w:ins w:id="854" w:author="Millicent  Mufambi" w:date="2026-06-02T12:54:00Z" w16du:dateUtc="2026-06-02T10:54:00Z"/>
              </w:rPr>
            </w:pPr>
            <w:ins w:id="855" w:author="Millicent  Mufambi" w:date="2026-06-02T12:54:00Z" w16du:dateUtc="2026-06-02T10:54:00Z">
              <w:r>
                <w:t>f = 1 replica crashed</w:t>
              </w:r>
            </w:ins>
          </w:p>
        </w:tc>
        <w:tc>
          <w:tcPr>
            <w:tcW w:w="3135" w:type="dxa"/>
          </w:tcPr>
          <w:p w14:paraId="5138B010" w14:textId="77777777" w:rsidR="00686EE6" w:rsidRDefault="00553B33">
            <w:pPr>
              <w:rPr>
                <w:ins w:id="856" w:author="Millicent  Mufambi" w:date="2026-06-02T12:54:00Z" w16du:dateUtc="2026-06-02T10:54:00Z"/>
              </w:rPr>
            </w:pPr>
            <w:ins w:id="857" w:author="Millicent  Mufambi" w:date="2026-06-02T12:54:00Z" w16du:dateUtc="2026-06-02T10:54:00Z">
              <w:r>
                <w:t>agreed + progress</w:t>
              </w:r>
            </w:ins>
          </w:p>
        </w:tc>
        <w:tc>
          <w:tcPr>
            <w:tcW w:w="3135" w:type="dxa"/>
          </w:tcPr>
          <w:p w14:paraId="06C737F9" w14:textId="77777777" w:rsidR="00686EE6" w:rsidRDefault="00553B33">
            <w:pPr>
              <w:rPr>
                <w:ins w:id="858" w:author="Millicent  Mufambi" w:date="2026-06-02T12:54:00Z" w16du:dateUtc="2026-06-02T10:54:00Z"/>
              </w:rPr>
            </w:pPr>
            <w:ins w:id="859" w:author="Millicent  Mufambi" w:date="2026-06-02T12:54:00Z" w16du:dateUtc="2026-06-02T10:54:00Z">
              <w:r>
                <w:t>agreed + progress</w:t>
              </w:r>
            </w:ins>
          </w:p>
        </w:tc>
      </w:tr>
      <w:tr w:rsidR="00686EE6" w14:paraId="199AB93A" w14:textId="77777777">
        <w:trPr>
          <w:ins w:id="860" w:author="Millicent  Mufambi" w:date="2026-06-02T12:54:00Z" w16du:dateUtc="2026-06-02T10:54:00Z"/>
        </w:trPr>
        <w:tc>
          <w:tcPr>
            <w:tcW w:w="3135" w:type="dxa"/>
          </w:tcPr>
          <w:p w14:paraId="57882BDB" w14:textId="77777777" w:rsidR="00686EE6" w:rsidRDefault="00553B33">
            <w:pPr>
              <w:rPr>
                <w:ins w:id="861" w:author="Millicent  Mufambi" w:date="2026-06-02T12:54:00Z" w16du:dateUtc="2026-06-02T10:54:00Z"/>
              </w:rPr>
            </w:pPr>
            <w:ins w:id="862" w:author="Millicent  Mufambi" w:date="2026-06-02T12:54:00Z" w16du:dateUtc="2026-06-02T10:54:00Z">
              <w:r>
                <w:t>f + 1 = 2 replicas crashed</w:t>
              </w:r>
            </w:ins>
          </w:p>
        </w:tc>
        <w:tc>
          <w:tcPr>
            <w:tcW w:w="3135" w:type="dxa"/>
          </w:tcPr>
          <w:p w14:paraId="1E07685F" w14:textId="77777777" w:rsidR="00686EE6" w:rsidRDefault="00553B33">
            <w:pPr>
              <w:rPr>
                <w:ins w:id="863" w:author="Millicent  Mufambi" w:date="2026-06-02T12:54:00Z" w16du:dateUtc="2026-06-02T10:54:00Z"/>
              </w:rPr>
            </w:pPr>
            <w:ins w:id="864" w:author="Millicent  Mufambi" w:date="2026-06-02T12:54:00Z" w16du:dateUtc="2026-06-02T10:54:00Z">
              <w:r>
                <w:t>progresses (uncertified)</w:t>
              </w:r>
            </w:ins>
          </w:p>
        </w:tc>
        <w:tc>
          <w:tcPr>
            <w:tcW w:w="3135" w:type="dxa"/>
          </w:tcPr>
          <w:p w14:paraId="1D3BC900" w14:textId="77777777" w:rsidR="00686EE6" w:rsidRDefault="00553B33">
            <w:pPr>
              <w:rPr>
                <w:ins w:id="865" w:author="Millicent  Mufambi" w:date="2026-06-02T12:54:00Z" w16du:dateUtc="2026-06-02T10:54:00Z"/>
              </w:rPr>
            </w:pPr>
            <w:ins w:id="866" w:author="Millicent  Mufambi" w:date="2026-06-02T12:54:00Z" w16du:dateUtc="2026-06-02T10:54:00Z">
              <w:r>
                <w:t>safe, no progress</w:t>
              </w:r>
            </w:ins>
          </w:p>
        </w:tc>
      </w:tr>
      <w:tr w:rsidR="00686EE6" w14:paraId="46666A24" w14:textId="77777777">
        <w:trPr>
          <w:ins w:id="867" w:author="Millicent  Mufambi" w:date="2026-06-02T12:54:00Z" w16du:dateUtc="2026-06-02T10:54:00Z"/>
        </w:trPr>
        <w:tc>
          <w:tcPr>
            <w:tcW w:w="3135" w:type="dxa"/>
          </w:tcPr>
          <w:p w14:paraId="5FC0B0B3" w14:textId="77777777" w:rsidR="00686EE6" w:rsidRDefault="00553B33">
            <w:pPr>
              <w:rPr>
                <w:ins w:id="868" w:author="Millicent  Mufambi" w:date="2026-06-02T12:54:00Z" w16du:dateUtc="2026-06-02T10:54:00Z"/>
              </w:rPr>
            </w:pPr>
            <w:ins w:id="869" w:author="Millicent  Mufambi" w:date="2026-06-02T12:54:00Z" w16du:dateUtc="2026-06-02T10:54:00Z">
              <w:r>
                <w:t>Validator sends conflicting votes</w:t>
              </w:r>
            </w:ins>
          </w:p>
        </w:tc>
        <w:tc>
          <w:tcPr>
            <w:tcW w:w="3135" w:type="dxa"/>
          </w:tcPr>
          <w:p w14:paraId="7E479991" w14:textId="77777777" w:rsidR="00686EE6" w:rsidRDefault="00553B33">
            <w:pPr>
              <w:rPr>
                <w:ins w:id="870" w:author="Millicent  Mufambi" w:date="2026-06-02T12:54:00Z" w16du:dateUtc="2026-06-02T10:54:00Z"/>
              </w:rPr>
            </w:pPr>
            <w:ins w:id="871" w:author="Millicent  Mufambi" w:date="2026-06-02T12:54:00Z" w16du:dateUtc="2026-06-02T10:54:00Z">
              <w:r>
                <w:t>agreed + progress</w:t>
              </w:r>
            </w:ins>
          </w:p>
        </w:tc>
        <w:tc>
          <w:tcPr>
            <w:tcW w:w="3135" w:type="dxa"/>
          </w:tcPr>
          <w:p w14:paraId="1BDB4803" w14:textId="77777777" w:rsidR="00686EE6" w:rsidRDefault="00553B33">
            <w:pPr>
              <w:rPr>
                <w:ins w:id="872" w:author="Millicent  Mufambi" w:date="2026-06-02T12:54:00Z" w16du:dateUtc="2026-06-02T10:54:00Z"/>
              </w:rPr>
            </w:pPr>
            <w:ins w:id="873" w:author="Millicent  Mufambi" w:date="2026-06-02T12:54:00Z" w16du:dateUtc="2026-06-02T10:54:00Z">
              <w:r>
                <w:t>agreed + progress</w:t>
              </w:r>
            </w:ins>
          </w:p>
        </w:tc>
      </w:tr>
      <w:tr w:rsidR="00686EE6" w14:paraId="7D4C61DD" w14:textId="77777777">
        <w:trPr>
          <w:ins w:id="874" w:author="Millicent  Mufambi" w:date="2026-06-02T12:54:00Z" w16du:dateUtc="2026-06-02T10:54:00Z"/>
        </w:trPr>
        <w:tc>
          <w:tcPr>
            <w:tcW w:w="3135" w:type="dxa"/>
          </w:tcPr>
          <w:p w14:paraId="6202B2C1" w14:textId="77777777" w:rsidR="00686EE6" w:rsidRDefault="00553B33">
            <w:pPr>
              <w:rPr>
                <w:ins w:id="875" w:author="Millicent  Mufambi" w:date="2026-06-02T12:54:00Z" w16du:dateUtc="2026-06-02T10:54:00Z"/>
              </w:rPr>
            </w:pPr>
            <w:ins w:id="876" w:author="Millicent  Mufambi" w:date="2026-06-02T12:54:00Z" w16du:dateUtc="2026-06-02T10:54:00Z">
              <w:r>
                <w:t>Validator forges others' messages</w:t>
              </w:r>
            </w:ins>
          </w:p>
        </w:tc>
        <w:tc>
          <w:tcPr>
            <w:tcW w:w="3135" w:type="dxa"/>
          </w:tcPr>
          <w:p w14:paraId="1C90817D" w14:textId="77777777" w:rsidR="00686EE6" w:rsidRDefault="00553B33">
            <w:pPr>
              <w:rPr>
                <w:ins w:id="877" w:author="Millicent  Mufambi" w:date="2026-06-02T12:54:00Z" w16du:dateUtc="2026-06-02T10:54:00Z"/>
              </w:rPr>
            </w:pPr>
            <w:ins w:id="878" w:author="Millicent  Mufambi" w:date="2026-06-02T12:54:00Z" w16du:dateUtc="2026-06-02T10:54:00Z">
              <w:r>
                <w:t>agreed (forgeries rejected)</w:t>
              </w:r>
            </w:ins>
          </w:p>
        </w:tc>
        <w:tc>
          <w:tcPr>
            <w:tcW w:w="3135" w:type="dxa"/>
          </w:tcPr>
          <w:p w14:paraId="6EC4570C" w14:textId="77777777" w:rsidR="00686EE6" w:rsidRDefault="00553B33">
            <w:pPr>
              <w:rPr>
                <w:ins w:id="879" w:author="Millicent  Mufambi" w:date="2026-06-02T12:54:00Z" w16du:dateUtc="2026-06-02T10:54:00Z"/>
              </w:rPr>
            </w:pPr>
            <w:ins w:id="880" w:author="Millicent  Mufambi" w:date="2026-06-02T12:54:00Z" w16du:dateUtc="2026-06-02T10:54:00Z">
              <w:r>
                <w:t>agreed (forgeries rejected)</w:t>
              </w:r>
            </w:ins>
          </w:p>
        </w:tc>
      </w:tr>
      <w:tr w:rsidR="00686EE6" w14:paraId="5D357541" w14:textId="77777777">
        <w:trPr>
          <w:ins w:id="881" w:author="Millicent  Mufambi" w:date="2026-06-02T12:54:00Z" w16du:dateUtc="2026-06-02T10:54:00Z"/>
        </w:trPr>
        <w:tc>
          <w:tcPr>
            <w:tcW w:w="3135" w:type="dxa"/>
          </w:tcPr>
          <w:p w14:paraId="76535AE3" w14:textId="77777777" w:rsidR="00686EE6" w:rsidRDefault="00553B33">
            <w:pPr>
              <w:rPr>
                <w:ins w:id="882" w:author="Millicent  Mufambi" w:date="2026-06-02T12:54:00Z" w16du:dateUtc="2026-06-02T10:54:00Z"/>
              </w:rPr>
            </w:pPr>
            <w:ins w:id="883" w:author="Millicent  Mufambi" w:date="2026-06-02T12:54:00Z" w16du:dateUtc="2026-06-02T10:54:00Z">
              <w:r>
                <w:t>Network partition (no heal)</w:t>
              </w:r>
            </w:ins>
          </w:p>
        </w:tc>
        <w:tc>
          <w:tcPr>
            <w:tcW w:w="3135" w:type="dxa"/>
          </w:tcPr>
          <w:p w14:paraId="76D29D30" w14:textId="77777777" w:rsidR="00686EE6" w:rsidRDefault="00553B33">
            <w:pPr>
              <w:rPr>
                <w:ins w:id="884" w:author="Millicent  Mufambi" w:date="2026-06-02T12:54:00Z" w16du:dateUtc="2026-06-02T10:54:00Z"/>
              </w:rPr>
            </w:pPr>
            <w:ins w:id="885" w:author="Millicent  Mufambi" w:date="2026-06-02T12:54:00Z" w16du:dateUtc="2026-06-02T10:54:00Z">
              <w:r>
                <w:t>progresses (uncertified)</w:t>
              </w:r>
            </w:ins>
          </w:p>
        </w:tc>
        <w:tc>
          <w:tcPr>
            <w:tcW w:w="3135" w:type="dxa"/>
          </w:tcPr>
          <w:p w14:paraId="08E53BD8" w14:textId="77777777" w:rsidR="00686EE6" w:rsidRDefault="00553B33">
            <w:pPr>
              <w:rPr>
                <w:ins w:id="886" w:author="Millicent  Mufambi" w:date="2026-06-02T12:54:00Z" w16du:dateUtc="2026-06-02T10:54:00Z"/>
              </w:rPr>
            </w:pPr>
            <w:ins w:id="887" w:author="Millicent  Mufambi" w:date="2026-06-02T12:54:00Z" w16du:dateUtc="2026-06-02T10:54:00Z">
              <w:r>
                <w:t>safe, no progress</w:t>
              </w:r>
            </w:ins>
          </w:p>
        </w:tc>
      </w:tr>
      <w:tr w:rsidR="00686EE6" w14:paraId="7D20B4B4" w14:textId="77777777">
        <w:trPr>
          <w:ins w:id="888" w:author="Millicent  Mufambi" w:date="2026-06-02T12:54:00Z" w16du:dateUtc="2026-06-02T10:54:00Z"/>
        </w:trPr>
        <w:tc>
          <w:tcPr>
            <w:tcW w:w="3135" w:type="dxa"/>
          </w:tcPr>
          <w:p w14:paraId="66E029C2" w14:textId="77777777" w:rsidR="00686EE6" w:rsidRDefault="00553B33">
            <w:pPr>
              <w:rPr>
                <w:ins w:id="889" w:author="Millicent  Mufambi" w:date="2026-06-02T12:54:00Z" w16du:dateUtc="2026-06-02T10:54:00Z"/>
              </w:rPr>
            </w:pPr>
            <w:ins w:id="890" w:author="Millicent  Mufambi" w:date="2026-06-02T12:54:00Z" w16du:dateUtc="2026-06-02T10:54:00Z">
              <w:r>
                <w:t>Network partition, then healed</w:t>
              </w:r>
            </w:ins>
          </w:p>
        </w:tc>
        <w:tc>
          <w:tcPr>
            <w:tcW w:w="3135" w:type="dxa"/>
          </w:tcPr>
          <w:p w14:paraId="40AEEDF0" w14:textId="77777777" w:rsidR="00686EE6" w:rsidRDefault="00553B33">
            <w:pPr>
              <w:rPr>
                <w:ins w:id="891" w:author="Millicent  Mufambi" w:date="2026-06-02T12:54:00Z" w16du:dateUtc="2026-06-02T10:54:00Z"/>
              </w:rPr>
            </w:pPr>
            <w:ins w:id="892" w:author="Millicent  Mufambi" w:date="2026-06-02T12:54:00Z" w16du:dateUtc="2026-06-02T10:54:00Z">
              <w:r>
                <w:t>agreed + progress</w:t>
              </w:r>
            </w:ins>
          </w:p>
        </w:tc>
        <w:tc>
          <w:tcPr>
            <w:tcW w:w="3135" w:type="dxa"/>
          </w:tcPr>
          <w:p w14:paraId="11EAF0B3" w14:textId="77777777" w:rsidR="00686EE6" w:rsidRDefault="00553B33">
            <w:pPr>
              <w:rPr>
                <w:ins w:id="893" w:author="Millicent  Mufambi" w:date="2026-06-02T12:54:00Z" w16du:dateUtc="2026-06-02T10:54:00Z"/>
              </w:rPr>
            </w:pPr>
            <w:ins w:id="894" w:author="Millicent  Mufambi" w:date="2026-06-02T12:54:00Z" w16du:dateUtc="2026-06-02T10:54:00Z">
              <w:r>
                <w:t>agreed + progress</w:t>
              </w:r>
            </w:ins>
          </w:p>
        </w:tc>
      </w:tr>
      <w:tr w:rsidR="00686EE6" w14:paraId="578FD7F0" w14:textId="77777777">
        <w:trPr>
          <w:ins w:id="895" w:author="Millicent  Mufambi" w:date="2026-06-02T12:54:00Z" w16du:dateUtc="2026-06-02T10:54:00Z"/>
        </w:trPr>
        <w:tc>
          <w:tcPr>
            <w:tcW w:w="3135" w:type="dxa"/>
          </w:tcPr>
          <w:p w14:paraId="6AC147A3" w14:textId="77777777" w:rsidR="00686EE6" w:rsidRDefault="00553B33">
            <w:pPr>
              <w:rPr>
                <w:ins w:id="896" w:author="Millicent  Mufambi" w:date="2026-06-02T12:54:00Z" w16du:dateUtc="2026-06-02T10:54:00Z"/>
              </w:rPr>
            </w:pPr>
            <w:ins w:id="897" w:author="Millicent  Mufambi" w:date="2026-06-02T12:54:00Z" w16du:dateUtc="2026-06-02T10:54:00Z">
              <w:r>
                <w:t>Malicious primary EQUIVOCATES</w:t>
              </w:r>
            </w:ins>
          </w:p>
        </w:tc>
        <w:tc>
          <w:tcPr>
            <w:tcW w:w="3135" w:type="dxa"/>
          </w:tcPr>
          <w:p w14:paraId="13E627F0" w14:textId="77777777" w:rsidR="00686EE6" w:rsidRDefault="00553B33">
            <w:pPr>
              <w:rPr>
                <w:ins w:id="898" w:author="Millicent  Mufambi" w:date="2026-06-02T12:54:00Z" w16du:dateUtc="2026-06-02T10:54:00Z"/>
              </w:rPr>
            </w:pPr>
            <w:ins w:id="899" w:author="Millicent  Mufambi" w:date="2026-06-02T12:54:00Z" w16du:dateUtc="2026-06-02T10:54:00Z">
              <w:r>
                <w:t>SPLIT-BRAIN (safety violated)</w:t>
              </w:r>
            </w:ins>
          </w:p>
        </w:tc>
        <w:tc>
          <w:tcPr>
            <w:tcW w:w="3135" w:type="dxa"/>
          </w:tcPr>
          <w:p w14:paraId="7F96CEFE" w14:textId="77777777" w:rsidR="00686EE6" w:rsidRDefault="00553B33">
            <w:pPr>
              <w:rPr>
                <w:ins w:id="900" w:author="Millicent  Mufambi" w:date="2026-06-02T12:54:00Z" w16du:dateUtc="2026-06-02T10:54:00Z"/>
              </w:rPr>
            </w:pPr>
            <w:ins w:id="901" w:author="Millicent  Mufambi" w:date="2026-06-02T12:54:00Z" w16du:dateUtc="2026-06-02T10:54:00Z">
              <w:r>
                <w:t>safe (no split); awaits view-change</w:t>
              </w:r>
            </w:ins>
          </w:p>
        </w:tc>
      </w:tr>
    </w:tbl>
    <w:p w14:paraId="445C0128" w14:textId="77777777" w:rsidR="008563F6" w:rsidRDefault="00553B33">
      <w:pPr>
        <w:spacing w:after="120"/>
        <w:jc w:val="both"/>
        <w:rPr>
          <w:ins w:id="902" w:author="Millicent  Mufambi" w:date="2026-06-02T12:54:00Z" w16du:dateUtc="2026-06-02T10:54:00Z"/>
        </w:rPr>
      </w:pPr>
      <w:ins w:id="903" w:author="Millicent  Mufambi" w:date="2026-06-02T12:54:00Z" w16du:dateUtc="2026-06-02T10:54:00Z">
        <w:r>
          <w:rPr>
            <w:noProof/>
          </w:rPr>
          <w:drawing>
            <wp:inline distT="0" distB="0" distL="0" distR="0" wp14:anchorId="1A53008C" wp14:editId="7D48AC3C">
              <wp:extent cx="5669280" cy="3290406"/>
              <wp:effectExtent l="0" t="0" r="0" b="0"/>
              <wp:docPr id="70320689" name="Picture 70320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cted_fig7.png"/>
                      <pic:cNvPicPr/>
                    </pic:nvPicPr>
                    <pic:blipFill>
                      <a:blip r:embed="rId14"/>
                      <a:stretch>
                        <a:fillRect/>
                      </a:stretch>
                    </pic:blipFill>
                    <pic:spPr>
                      <a:xfrm>
                        <a:off x="0" y="0"/>
                        <a:ext cx="5669280" cy="3290406"/>
                      </a:xfrm>
                      <a:prstGeom prst="rect">
                        <a:avLst/>
                      </a:prstGeom>
                    </pic:spPr>
                  </pic:pic>
                </a:graphicData>
              </a:graphic>
            </wp:inline>
          </w:drawing>
        </w:r>
      </w:ins>
    </w:p>
    <w:p w14:paraId="18A535BF" w14:textId="77777777" w:rsidR="008563F6" w:rsidRDefault="00553B33">
      <w:pPr>
        <w:spacing w:after="120"/>
        <w:jc w:val="both"/>
        <w:rPr>
          <w:ins w:id="904" w:author="Millicent  Mufambi" w:date="2026-06-02T12:54:00Z" w16du:dateUtc="2026-06-02T10:54:00Z"/>
        </w:rPr>
      </w:pPr>
      <w:ins w:id="905" w:author="Millicent  Mufambi" w:date="2026-06-02T12:54:00Z" w16du:dateUtc="2026-06-02T10:54:00Z">
        <w:r>
          <w:t>Figure 7. Byzantine scenarios under naive proposal-trust versus the genuine PBFT protocol (four independent replicas, f = 1, signed messages, fault-injecting asynchronous network). Naive voting splits the honest replicas under an equivocating primary (red); the protocol never violates safety, refusing to commit without a 2f + 1 quorum certificate (amber = correct refusal, awaiting view-change).</w:t>
        </w:r>
      </w:ins>
    </w:p>
    <w:p w14:paraId="150BAE8A" w14:textId="77777777" w:rsidR="008563F6" w:rsidRDefault="00553B33">
      <w:pPr>
        <w:keepNext/>
        <w:spacing w:before="240" w:after="120"/>
      </w:pPr>
      <w:r>
        <w:rPr>
          <w:b/>
          <w:sz w:val="28"/>
        </w:rPr>
        <w:t>7. DISCUSSION</w:t>
      </w:r>
    </w:p>
    <w:p w14:paraId="7C33A8EA" w14:textId="77777777" w:rsidR="008563F6" w:rsidRDefault="00553B33">
      <w:pPr>
        <w:keepNext/>
        <w:spacing w:before="240" w:after="120"/>
      </w:pPr>
      <w:r>
        <w:rPr>
          <w:b/>
          <w:sz w:val="24"/>
        </w:rPr>
        <w:t>7.1 What the data supports</w:t>
      </w:r>
    </w:p>
    <w:p w14:paraId="64E40F78" w14:textId="77777777" w:rsidR="008563F6" w:rsidRDefault="00553B33">
      <w:pPr>
        <w:spacing w:after="120"/>
        <w:jc w:val="both"/>
      </w:pPr>
      <w:r>
        <w:t xml:space="preserve">BFT-MAS </w:t>
      </w:r>
      <w:del w:id="906" w:author="Millicent  Mufambi" w:date="2026-06-02T12:54:00Z" w16du:dateUtc="2026-06-02T10:54:00Z">
        <w:r>
          <w:delText xml:space="preserve">strictly </w:delText>
        </w:r>
      </w:del>
      <w:r>
        <w:t xml:space="preserve">improves </w:t>
      </w:r>
      <w:ins w:id="907" w:author="Millicent  Mufambi" w:date="2026-06-02T12:54:00Z" w16du:dateUtc="2026-06-02T10:54:00Z">
        <w:r>
          <w:t xml:space="preserve">both </w:t>
        </w:r>
      </w:ins>
      <w:r>
        <w:t xml:space="preserve">safety </w:t>
      </w:r>
      <w:del w:id="908" w:author="Millicent  Mufambi" w:date="2026-06-02T12:54:00Z" w16du:dateUtc="2026-06-02T10:54:00Z">
        <w:r>
          <w:delText>here. Of</w:delText>
        </w:r>
      </w:del>
      <w:ins w:id="909" w:author="Millicent  Mufambi" w:date="2026-06-02T12:54:00Z" w16du:dateUtc="2026-06-02T10:54:00Z">
        <w:r>
          <w:t>and repair on real bugs. On</w:t>
        </w:r>
      </w:ins>
      <w:r>
        <w:t xml:space="preserve"> the </w:t>
      </w:r>
      <w:del w:id="910" w:author="Millicent  Mufambi" w:date="2026-06-02T12:54:00Z" w16du:dateUtc="2026-06-02T10:54:00Z">
        <w:r>
          <w:delText>90 paired bugs, 10 were rejected by consensus but accepted by</w:delText>
        </w:r>
      </w:del>
      <w:ins w:id="911" w:author="Millicent  Mufambi" w:date="2026-06-02T12:54:00Z" w16du:dateUtc="2026-06-02T10:54:00Z">
        <w:r>
          <w:t>BugsInPy subset it directionally lowered</w:t>
        </w:r>
      </w:ins>
      <w:r>
        <w:t xml:space="preserve"> the </w:t>
      </w:r>
      <w:del w:id="912" w:author="Millicent  Mufambi" w:date="2026-06-02T12:54:00Z" w16du:dateUtc="2026-06-02T10:54:00Z">
        <w:r>
          <w:delText>baseline, and the sandbox confirmed all 10 rejections correct; the reverse never happened,</w:delText>
        </w:r>
      </w:del>
      <w:ins w:id="913" w:author="Millicent  Mufambi" w:date="2026-06-02T12:54:00Z" w16du:dateUtc="2026-06-02T10:54:00Z">
        <w:r>
          <w:t>safety-violation rate (75% to 50%)</w:t>
        </w:r>
      </w:ins>
      <w:r>
        <w:t xml:space="preserve"> and </w:t>
      </w:r>
      <w:del w:id="914" w:author="Millicent  Mufambi" w:date="2026-06-02T12:54:00Z" w16du:dateUtc="2026-06-02T10:54:00Z">
        <w:r>
          <w:delText>the Wilcoxon p of 0.0016 makes chance unlikely. Validators</w:delText>
        </w:r>
      </w:del>
      <w:ins w:id="915" w:author="Millicent  Mufambi" w:date="2026-06-02T12:54:00Z" w16du:dateUtc="2026-06-02T10:54:00Z">
        <w:r>
          <w:t>raised the repair rate (25% to 50%), because four independent, model-diverse validators</w:t>
        </w:r>
      </w:ins>
      <w:r>
        <w:t xml:space="preserve"> inspect each fix with </w:t>
      </w:r>
      <w:del w:id="916" w:author="Millicent  Mufambi" w:date="2026-06-02T12:54:00Z" w16du:dateUtc="2026-06-02T10:54:00Z">
        <w:r>
          <w:delText xml:space="preserve">a </w:delText>
        </w:r>
      </w:del>
      <w:r>
        <w:t xml:space="preserve">different </w:t>
      </w:r>
      <w:del w:id="917" w:author="Millicent  Mufambi" w:date="2026-06-02T12:54:00Z" w16du:dateUtc="2026-06-02T10:54:00Z">
        <w:r>
          <w:delText>model (Ollama llama3.1:8b)</w:delText>
        </w:r>
      </w:del>
      <w:ins w:id="918" w:author="Millicent  Mufambi" w:date="2026-06-02T12:54:00Z" w16du:dateUtc="2026-06-02T10:54:00Z">
        <w:r>
          <w:t>models</w:t>
        </w:r>
      </w:ins>
      <w:r>
        <w:t xml:space="preserve"> and </w:t>
      </w:r>
      <w:del w:id="919" w:author="Millicent  Mufambi" w:date="2026-06-02T12:54:00Z" w16du:dateUtc="2026-06-02T10:54:00Z">
        <w:r>
          <w:delText>prompt</w:delText>
        </w:r>
      </w:del>
      <w:ins w:id="920" w:author="Millicent  Mufambi" w:date="2026-06-02T12:54:00Z" w16du:dateUtc="2026-06-02T10:54:00Z">
        <w:r>
          <w:t>prompts</w:t>
        </w:r>
      </w:ins>
      <w:r>
        <w:t xml:space="preserve"> from the healer (GPT-4o), catching overconfident fixes the healer cannot flag itself.</w:t>
      </w:r>
      <w:ins w:id="921" w:author="Millicent  Mufambi" w:date="2026-06-02T12:54:00Z" w16du:dateUtc="2026-06-02T10:54:00Z">
        <w:r>
          <w:t xml:space="preserve"> This fits the ensemble principle that diverse models make independent errors, so combining them raises reliability (Dietterich, 2000). In the LLM setting, self-consistency improves reasoning by sampling and voting over many outputs (Wang et al., 2023), and multi-agent debate reduces factual mistakes (Du et al., 2024), but neither carries a fault-tolerance bound. BFT-MAS adds what these lack: a genuine PBFT quorum over independent validators that bounds how many confidently wrong agents the system absorbs, </w:t>
        </w:r>
        <w:r>
          <w:t>tolerating f of 3f + 1, with the validator-and-sandbox layer built to catch precisely the overfitting Smith et al. (2015) documented.</w:t>
        </w:r>
      </w:ins>
    </w:p>
    <w:p w14:paraId="1C324F2E" w14:textId="77777777" w:rsidR="008563F6" w:rsidRDefault="00553B33">
      <w:pPr>
        <w:spacing w:after="120"/>
        <w:jc w:val="both"/>
      </w:pPr>
      <w:r>
        <w:t xml:space="preserve">There is also a clear cost story: consensus is roughly </w:t>
      </w:r>
      <w:del w:id="922" w:author="Millicent  Mufambi" w:date="2026-06-02T12:54:00Z" w16du:dateUtc="2026-06-02T10:54:00Z">
        <w:r>
          <w:delText>2.0×</w:delText>
        </w:r>
      </w:del>
      <w:ins w:id="923" w:author="Millicent  Mufambi" w:date="2026-06-02T12:54:00Z" w16du:dateUtc="2026-06-02T10:54:00Z">
        <w:r>
          <w:t>three times</w:t>
        </w:r>
      </w:ins>
      <w:r>
        <w:t xml:space="preserve"> slower per repair, almost entirely from validator latency. Where each repair is a high-stakes commit such as production payment logic, trading </w:t>
      </w:r>
      <w:del w:id="924" w:author="Millicent  Mufambi" w:date="2026-06-02T12:54:00Z" w16du:dateUtc="2026-06-02T10:54:00Z">
        <w:r>
          <w:delText>about 25 seconds for the removal of safety violations</w:delText>
        </w:r>
      </w:del>
      <w:ins w:id="925" w:author="Millicent  Mufambi" w:date="2026-06-02T12:54:00Z" w16du:dateUtc="2026-06-02T10:54:00Z">
        <w:r>
          <w:t>tens of seconds (about 30 s on e-commerce, more on hard real bugs) for fewer unsafe fixes</w:t>
        </w:r>
      </w:ins>
      <w:r>
        <w:t xml:space="preserve"> is defensible; where speed dominates, it may not be. The synthetic benchmark, perfect in both modes, is a sanity check.</w:t>
      </w:r>
    </w:p>
    <w:p w14:paraId="5114505B" w14:textId="77777777" w:rsidR="008563F6" w:rsidRDefault="00553B33">
      <w:pPr>
        <w:keepNext/>
        <w:spacing w:before="240" w:after="120"/>
      </w:pPr>
      <w:r>
        <w:rPr>
          <w:b/>
          <w:sz w:val="24"/>
        </w:rPr>
        <w:t>7.2 What the data does not support</w:t>
      </w:r>
    </w:p>
    <w:p w14:paraId="673823FB" w14:textId="77777777" w:rsidR="008563F6" w:rsidRDefault="00553B33">
      <w:pPr>
        <w:spacing w:after="120"/>
        <w:jc w:val="both"/>
        <w:rPr>
          <w:del w:id="926" w:author="Millicent  Mufambi" w:date="2026-06-02T12:54:00Z" w16du:dateUtc="2026-06-02T10:54:00Z"/>
        </w:rPr>
      </w:pPr>
      <w:del w:id="927" w:author="Millicent  Mufambi" w:date="2026-06-02T12:54:00Z" w16du:dateUtc="2026-06-02T10:54:00Z">
        <w:r>
          <w:delText>The baseline achieves a higher raw success rate, 88.9% against 82.2%, because consensus rejects more proposals at the prepare phase. We do not claim BFT-MAS fixes more bugs, only that its accepted fixes are far more likely correct, with zero false positives against 11.1%. Its contribution is precision, not throughput.</w:delText>
        </w:r>
      </w:del>
    </w:p>
    <w:p w14:paraId="135B9930" w14:textId="77777777" w:rsidR="008563F6" w:rsidRDefault="00553B33">
      <w:pPr>
        <w:spacing w:after="120"/>
        <w:jc w:val="both"/>
        <w:rPr>
          <w:ins w:id="928" w:author="Millicent  Mufambi" w:date="2026-06-02T12:54:00Z" w16du:dateUtc="2026-06-02T10:54:00Z"/>
        </w:rPr>
      </w:pPr>
      <w:del w:id="929" w:author="Millicent  Mufambi" w:date="2026-06-02T12:54:00Z" w16du:dateUtc="2026-06-02T10:54:00Z">
        <w:r>
          <w:delText xml:space="preserve">The 0.95 </w:delText>
        </w:r>
      </w:del>
      <w:ins w:id="930" w:author="Millicent  Mufambi" w:date="2026-06-02T12:54:00Z" w16du:dateUtc="2026-06-02T10:54:00Z">
        <w:r>
          <w:t xml:space="preserve">On the BugsInPy subset BFT-MAS directionally raised the repair rate (50% against 25%) rather than trading it away, because the independent validators reject the overconfident fixes the single agent commits while the sandbox confirms the genuine ones. We do not over-claim this: neither the repair gain nor the safety reduction (75% to 50%) reaches significance at this sample size, and on the easy synthetic and e-commerce sets the two modes are indistinguishable. The robust, provable contribution is Byzantine </w:t>
        </w:r>
        <w:r>
          <w:t>fault tolerance (Sections 6.6 and 6.13); the repair and safety improvements on real bugs are reported as directional.</w:t>
        </w:r>
      </w:ins>
    </w:p>
    <w:p w14:paraId="3C109005" w14:textId="77777777" w:rsidR="008563F6" w:rsidRDefault="00553B33">
      <w:pPr>
        <w:spacing w:after="120"/>
        <w:jc w:val="both"/>
        <w:rPr>
          <w:ins w:id="931" w:author="Millicent  Mufambi" w:date="2026-06-02T12:54:00Z" w16du:dateUtc="2026-06-02T10:54:00Z"/>
        </w:rPr>
      </w:pPr>
      <w:ins w:id="932" w:author="Millicent  Mufambi" w:date="2026-06-02T12:54:00Z" w16du:dateUtc="2026-06-02T10:54:00Z">
        <w:r>
          <w:t>On the easy synthetic bugs the four validators agree in near-lockstep (</w:t>
        </w:r>
      </w:ins>
      <w:r>
        <w:t xml:space="preserve">mean </w:t>
      </w:r>
      <w:ins w:id="933" w:author="Millicent  Mufambi" w:date="2026-06-02T12:54:00Z" w16du:dateUtc="2026-06-02T10:54:00Z">
        <w:r>
          <w:t xml:space="preserve">pairwise </w:t>
        </w:r>
      </w:ins>
      <w:r>
        <w:t xml:space="preserve">agreement </w:t>
      </w:r>
      <w:ins w:id="934" w:author="Millicent  Mufambi" w:date="2026-06-02T12:54:00Z" w16du:dateUtc="2026-06-02T10:54:00Z">
        <w:r>
          <w:t xml:space="preserve">close to 1.0), which </w:t>
        </w:r>
      </w:ins>
      <w:r>
        <w:t xml:space="preserve">leaves </w:t>
      </w:r>
      <w:del w:id="935" w:author="Millicent  Mufambi" w:date="2026-06-02T12:54:00Z" w16du:dateUtc="2026-06-02T10:54:00Z">
        <w:r>
          <w:delText>only a 5%</w:delText>
        </w:r>
      </w:del>
      <w:ins w:id="936" w:author="Millicent  Mufambi" w:date="2026-06-02T12:54:00Z" w16du:dateUtc="2026-06-02T10:54:00Z">
        <w:r>
          <w:t>little</w:t>
        </w:r>
      </w:ins>
      <w:r>
        <w:t xml:space="preserve"> diversity signal</w:t>
      </w:r>
      <w:del w:id="937" w:author="Millicent  Mufambi" w:date="2026-06-02T12:54:00Z" w16du:dateUtc="2026-06-02T10:54:00Z">
        <w:r>
          <w:delText>, so this work cannot test whether true</w:delText>
        </w:r>
      </w:del>
      <w:ins w:id="938" w:author="Millicent  Mufambi" w:date="2026-06-02T12:54:00Z" w16du:dateUtc="2026-06-02T10:54:00Z">
        <w:r>
          <w:t xml:space="preserve"> there. The heterogeneous</w:t>
        </w:r>
      </w:ins>
      <w:r>
        <w:t xml:space="preserve"> cross-</w:t>
      </w:r>
      <w:del w:id="939" w:author="Millicent  Mufambi" w:date="2026-06-02T12:54:00Z" w16du:dateUtc="2026-06-02T10:54:00Z">
        <w:r>
          <w:delText>family decorrelation would give cleaner guarantees.</w:delText>
        </w:r>
      </w:del>
      <w:ins w:id="940" w:author="Millicent  Mufambi" w:date="2026-06-02T12:54:00Z" w16du:dateUtc="2026-06-02T10:54:00Z">
        <w:r>
          <w:t>provider panel does decorrelate on harder inputs, however: mean pairwise agreement falls to 0.925 on the real BugsInPy bugs, with three genuine split votes in which Claude-Haiku dissented while the other three validators approved.</w:t>
        </w:r>
      </w:ins>
    </w:p>
    <w:p w14:paraId="6271D187" w14:textId="77777777" w:rsidR="008563F6" w:rsidRDefault="00553B33">
      <w:pPr>
        <w:spacing w:after="120"/>
        <w:jc w:val="both"/>
      </w:pPr>
      <w:ins w:id="941" w:author="Millicent  Mufambi" w:date="2026-06-02T12:54:00Z" w16du:dateUtc="2026-06-02T10:54:00Z">
        <w:r>
          <w:t>Three readings of that high agreement are worth separating.</w:t>
        </w:r>
      </w:ins>
      <w:r>
        <w:t xml:space="preserve"> The </w:t>
      </w:r>
      <w:del w:id="942" w:author="Millicent  Mufambi" w:date="2026-06-02T12:54:00Z" w16du:dateUtc="2026-06-02T10:54:00Z">
        <w:r>
          <w:delText>four-</w:delText>
        </w:r>
      </w:del>
      <w:ins w:id="943" w:author="Millicent  Mufambi" w:date="2026-06-02T12:54:00Z" w16du:dateUtc="2026-06-02T10:54:00Z">
        <w:r>
          <w:t xml:space="preserve">bugs may sit below a difficulty ceiling: when a fix is obvious, any code-aware </w:t>
        </w:r>
      </w:ins>
      <w:r>
        <w:t xml:space="preserve">model </w:t>
      </w:r>
      <w:del w:id="944" w:author="Millicent  Mufambi" w:date="2026-06-02T12:54:00Z" w16du:dateUtc="2026-06-02T10:54:00Z">
        <w:r>
          <w:delText>Consensus Lab is wired</w:delText>
        </w:r>
      </w:del>
      <w:ins w:id="945" w:author="Millicent  Mufambi" w:date="2026-06-02T12:54:00Z" w16du:dateUtc="2026-06-02T10:54:00Z">
        <w:r>
          <w:t>finds it and disagreement cannot arise, so diversity would matter more on harder, ambiguous cases. Modern code LLMs may also have converged on similar training data</w:t>
        </w:r>
      </w:ins>
      <w:r>
        <w:t xml:space="preserve"> for </w:t>
      </w:r>
      <w:del w:id="946" w:author="Millicent  Mufambi" w:date="2026-06-02T12:54:00Z" w16du:dateUtc="2026-06-02T10:54:00Z">
        <w:r>
          <w:delText>that, but these runs used two same-family validators at the budget limit</w:delText>
        </w:r>
      </w:del>
      <w:ins w:id="947" w:author="Millicent  Mufambi" w:date="2026-06-02T12:54:00Z" w16du:dateUtc="2026-06-02T10:54:00Z">
        <w:r>
          <w:t>common Python patterns, leaving little independent signal. And the validators shared a prompt template, so prompt-induced correlation cannot be ruled out; varying the prompt, for example chain-of-thought versus direct, might decorrelate them. The quorum study in Section 6.9 supports the difficulty-ceiling reading: once proposals are allowed to differ, behavioural agreement drops to about 0.54, far from lockstep</w:t>
        </w:r>
      </w:ins>
      <w:r>
        <w:t>.</w:t>
      </w:r>
    </w:p>
    <w:p w14:paraId="43800D59" w14:textId="77777777" w:rsidR="008563F6" w:rsidRDefault="00553B33">
      <w:pPr>
        <w:keepNext/>
        <w:spacing w:before="240" w:after="120"/>
      </w:pPr>
      <w:r>
        <w:rPr>
          <w:b/>
          <w:sz w:val="24"/>
        </w:rPr>
        <w:t>7.3 Threats to validity</w:t>
      </w:r>
    </w:p>
    <w:p w14:paraId="228CD8FD" w14:textId="77777777" w:rsidR="008563F6" w:rsidRDefault="00553B33">
      <w:pPr>
        <w:pStyle w:val="ListBullet"/>
      </w:pPr>
      <w:r>
        <w:rPr>
          <w:rPrChange w:id="948" w:author="Millicent  Mufambi" w:date="2026-06-02T12:54:00Z" w16du:dateUtc="2026-06-02T10:54:00Z">
            <w:rPr>
              <w:b/>
            </w:rPr>
          </w:rPrChange>
        </w:rPr>
        <w:t>Construct validity.</w:t>
      </w:r>
      <w:r>
        <w:t xml:space="preserve"> The synthetic bugs are small and self-contained, so their success rates understate real-world difficulty</w:t>
      </w:r>
      <w:del w:id="949" w:author="Millicent  Mufambi" w:date="2026-06-02T12:54:00Z" w16du:dateUtc="2026-06-02T10:54:00Z">
        <w:r>
          <w:delText>; the BugsInPy subset helps, but diff extraction compares fix similarity to a canonical patch rather than running full test suites</w:delText>
        </w:r>
      </w:del>
      <w:ins w:id="950" w:author="Millicent  Mufambi" w:date="2026-06-02T12:54:00Z" w16du:dateUtc="2026-06-02T10:54:00Z">
        <w:r>
          <w:t>, and they show no difference between modes. The entire headline effect therefore rests on BugsInPy, which is also the weakest-validated set: we do not run the projects' test suites but instead execute the diff-extracted snippet and compare it to the canonical fixed hunk (Section 5.2). A BugsInPy safety violation thus means a consensus-approved fix failed to execute cleanly, not that it failed the project's real tests, so the strength of the safety claim is bounded by the strength of that snippet-level orac</w:t>
        </w:r>
        <w:r>
          <w:t>le</w:t>
        </w:r>
      </w:ins>
      <w:r>
        <w:t>.</w:t>
      </w:r>
    </w:p>
    <w:p w14:paraId="106D2A98" w14:textId="77777777" w:rsidR="008563F6" w:rsidRDefault="00553B33">
      <w:pPr>
        <w:pStyle w:val="ListBullet"/>
      </w:pPr>
      <w:r>
        <w:rPr>
          <w:rPrChange w:id="951" w:author="Millicent  Mufambi" w:date="2026-06-02T12:54:00Z" w16du:dateUtc="2026-06-02T10:54:00Z">
            <w:rPr>
              <w:b/>
            </w:rPr>
          </w:rPrChange>
        </w:rPr>
        <w:t>Internal validity.</w:t>
      </w:r>
      <w:r>
        <w:t xml:space="preserve"> Both pipelines share the analyzer and healer, isolating the consensus stage, but the LLM providers are non-deterministic</w:t>
      </w:r>
      <w:del w:id="952" w:author="Millicent  Mufambi" w:date="2026-06-02T12:54:00Z" w16du:dateUtc="2026-06-02T10:54:00Z">
        <w:r>
          <w:delText xml:space="preserve"> and we did not repeat runs to estimate variance.</w:delText>
        </w:r>
      </w:del>
      <w:ins w:id="953" w:author="Millicent  Mufambi" w:date="2026-06-02T12:54:00Z" w16du:dateUtc="2026-06-02T10:54:00Z">
        <w:r>
          <w:t>. The main runs use one attempt per bug; to bound run-to-run variance we repeated a ten-bug subset three times, where consensus outcomes were identical and only the baseline's raw success moved slightly (Section 6.11).</w:t>
        </w:r>
      </w:ins>
    </w:p>
    <w:p w14:paraId="07325600" w14:textId="77777777" w:rsidR="008563F6" w:rsidRDefault="00553B33">
      <w:pPr>
        <w:pStyle w:val="ListBullet"/>
        <w:rPr>
          <w:del w:id="954" w:author="Millicent  Mufambi" w:date="2026-06-02T12:54:00Z" w16du:dateUtc="2026-06-02T10:54:00Z"/>
        </w:rPr>
      </w:pPr>
      <w:del w:id="955" w:author="Millicent  Mufambi" w:date="2026-06-02T12:54:00Z" w16du:dateUtc="2026-06-02T10:54:00Z">
        <w:r>
          <w:rPr>
            <w:b/>
          </w:rPr>
          <w:delText>External validity.</w:delText>
        </w:r>
        <w:r>
          <w:delText xml:space="preserve"> All bugs are Python; Java repair, for example on Defects4J, is untested and would need extra validator work, since several static checks are Python-specific.</w:delText>
        </w:r>
      </w:del>
    </w:p>
    <w:p w14:paraId="4707C40A" w14:textId="77777777" w:rsidR="008563F6" w:rsidRDefault="00553B33">
      <w:pPr>
        <w:pStyle w:val="ListBullet"/>
        <w:rPr>
          <w:ins w:id="956" w:author="Millicent  Mufambi" w:date="2026-06-02T12:54:00Z" w16du:dateUtc="2026-06-02T10:54:00Z"/>
        </w:rPr>
      </w:pPr>
      <w:ins w:id="957" w:author="Millicent  Mufambi" w:date="2026-06-02T12:54:00Z" w16du:dateUtc="2026-06-02T10:54:00Z">
        <w:r>
          <w:t>External validity. The main study is Python; we add a Java cross-language evaluation (Section 6.10), including a real Defects4J sample run through Defects4J's own harness. It shows the pipeline runs unmodified on Java, and also that whole-file repair does not yet scale to large real classes, so Java coverage remains narrower than the Python evaluation.</w:t>
        </w:r>
      </w:ins>
    </w:p>
    <w:p w14:paraId="0FF87DAA" w14:textId="77777777" w:rsidR="008563F6" w:rsidRDefault="00553B33">
      <w:pPr>
        <w:pStyle w:val="ListBullet"/>
        <w:rPr>
          <w:ins w:id="958" w:author="Millicent  Mufambi" w:date="2026-06-02T12:54:00Z" w16du:dateUtc="2026-06-02T10:54:00Z"/>
        </w:rPr>
      </w:pPr>
      <w:ins w:id="959" w:author="Millicent  Mufambi" w:date="2026-06-02T12:54:00Z" w16du:dateUtc="2026-06-02T10:54:00Z">
        <w:r>
          <w:t>Statistical independence. The real-world pairs are clustered: most discordant pairs fall in BugsInPy and many of those bugs come from a few projects (PySnooper, ansible). The effective sample is therefore smaller than the raw count, which is one reason the paired safety and repair differences (75% to 50% and 25% to 50% on BugsInPy) do not reach significance, and we report them as directional rather than as population-level estimates; a larger multi-project real-bug study is needed to settle them. This is wh</w:t>
        </w:r>
        <w:r>
          <w:t>y the paper rests its central claim on the deterministic Byzantine-tolerance results, which do not depend on sampling.</w:t>
        </w:r>
      </w:ins>
    </w:p>
    <w:p w14:paraId="4AF9A7EB" w14:textId="77777777" w:rsidR="008563F6" w:rsidRDefault="00553B33">
      <w:pPr>
        <w:pStyle w:val="ListBullet"/>
        <w:rPr>
          <w:ins w:id="960" w:author="Millicent  Mufambi" w:date="2026-06-02T12:54:00Z" w16du:dateUtc="2026-06-02T10:54:00Z"/>
        </w:rPr>
      </w:pPr>
      <w:ins w:id="961" w:author="Millicent  Mufambi" w:date="2026-06-02T12:54:00Z" w16du:dateUtc="2026-06-02T10:54:00Z">
        <w:r>
          <w:t>Simulated, not distributed, BFT. All four validators run in one trusted process and faults are injected rather than adversarial, so the signing and view-change machinery is not exercised against a real network. The fault-injection and tight-bound results therefore demonstrate genuine f-of-3f + 1 tolerance over independent voters in a single-process simulation, not distributed Byzantine fault tolerance over a network; demonstrating the latter requires a multi-host deployment (Section 8.2).</w:t>
        </w:r>
      </w:ins>
    </w:p>
    <w:p w14:paraId="66ABAEF2" w14:textId="77777777" w:rsidR="008563F6" w:rsidRDefault="00553B33">
      <w:pPr>
        <w:keepNext/>
        <w:spacing w:before="240" w:after="120"/>
      </w:pPr>
      <w:r>
        <w:rPr>
          <w:b/>
          <w:sz w:val="24"/>
        </w:rPr>
        <w:t>7.</w:t>
      </w:r>
      <w:r w:rsidR="00617E39">
        <w:rPr>
          <w:b/>
          <w:sz w:val="24"/>
        </w:rPr>
        <w:t>4</w:t>
      </w:r>
      <w:r>
        <w:rPr>
          <w:b/>
          <w:sz w:val="24"/>
        </w:rPr>
        <w:t xml:space="preserve"> Direct Answers to the Project Proposal's Research Questions</w:t>
      </w:r>
    </w:p>
    <w:p w14:paraId="63636C2E" w14:textId="77777777" w:rsidR="008563F6" w:rsidRDefault="00553B33">
      <w:pPr>
        <w:spacing w:after="120"/>
        <w:jc w:val="both"/>
      </w:pPr>
      <w:r>
        <w:t>The four proposal research questions are answered below; Section 5.1 gives the matching objective-by-objective accounting.</w:t>
      </w:r>
    </w:p>
    <w:p w14:paraId="7839FA9F" w14:textId="77777777" w:rsidR="008563F6" w:rsidRDefault="00553B33">
      <w:pPr>
        <w:spacing w:after="120"/>
        <w:jc w:val="both"/>
      </w:pPr>
      <w:r>
        <w:rPr>
          <w:rPrChange w:id="962" w:author="Millicent  Mufambi" w:date="2026-06-02T12:54:00Z" w16du:dateUtc="2026-06-02T10:54:00Z">
            <w:rPr>
              <w:b/>
            </w:rPr>
          </w:rPrChange>
        </w:rPr>
        <w:t>RQ1. What is the optimal number of agents for Byzantine fault tolerance without excessive latency?</w:t>
      </w:r>
      <w:r>
        <w:t xml:space="preserve"> The PBFT bound n ≥ 3f + 1 fixes the </w:t>
      </w:r>
      <w:ins w:id="963" w:author="Millicent  Mufambi" w:date="2026-06-02T12:54:00Z" w16du:dateUtc="2026-06-02T10:54:00Z">
        <w:r>
          <w:t xml:space="preserve">design </w:t>
        </w:r>
      </w:ins>
      <w:r>
        <w:t>floor at n = 4 for f = 1</w:t>
      </w:r>
      <w:del w:id="964" w:author="Millicent  Mufambi" w:date="2026-06-02T12:54:00Z" w16du:dateUtc="2026-06-02T10:54:00Z">
        <w:r>
          <w:delText>. Consensus success held at 100%</w:delText>
        </w:r>
      </w:del>
      <w:ins w:id="965" w:author="Millicent  Mufambi" w:date="2026-06-02T12:54:00Z" w16du:dateUtc="2026-06-02T10:54:00Z">
        <w:r>
          <w:t>, and the fault-injection study shows the quorum masks a faulty validator's vote</w:t>
        </w:r>
      </w:ins>
      <w:r>
        <w:t xml:space="preserve"> across </w:t>
      </w:r>
      <w:ins w:id="966" w:author="Millicent  Mufambi" w:date="2026-06-02T12:54:00Z" w16du:dateUtc="2026-06-02T10:54:00Z">
        <w:r>
          <w:t xml:space="preserve">all </w:t>
        </w:r>
      </w:ins>
      <w:r>
        <w:t xml:space="preserve">five </w:t>
      </w:r>
      <w:del w:id="967" w:author="Millicent  Mufambi" w:date="2026-06-02T12:54:00Z" w16du:dateUtc="2026-06-02T10:54:00Z">
        <w:r>
          <w:delText>fault scenarios with one corrupted validator</w:delText>
        </w:r>
      </w:del>
      <w:ins w:id="968" w:author="Millicent  Mufambi" w:date="2026-06-02T12:54:00Z" w16du:dateUtc="2026-06-02T10:54:00Z">
        <w:r>
          <w:t>behaviours</w:t>
        </w:r>
      </w:ins>
      <w:r>
        <w:t xml:space="preserve"> (Section 6.6), </w:t>
      </w:r>
      <w:del w:id="969" w:author="Millicent  Mufambi" w:date="2026-06-02T12:54:00Z" w16du:dateUtc="2026-06-02T10:54:00Z">
        <w:r>
          <w:delText>while n = 7,</w:delText>
        </w:r>
      </w:del>
      <w:ins w:id="970" w:author="Millicent  Mufambi" w:date="2026-06-02T12:54:00Z" w16du:dateUtc="2026-06-02T10:54:00Z">
        <w:r>
          <w:t>with the</w:t>
        </w:r>
      </w:ins>
      <w:r>
        <w:t xml:space="preserve"> f = 2 </w:t>
      </w:r>
      <w:ins w:id="971" w:author="Millicent  Mufambi" w:date="2026-06-02T12:54:00Z" w16du:dateUtc="2026-06-02T10:54:00Z">
        <w:r>
          <w:t xml:space="preserve">study showing that masking is tight at the 3f + 1 bound (Section 6.13) and the defining Byzantine property — agreement under an equivocating primary — demonstrated separately (Section 6.14). On the cost-benefit axis, n = 7 (f = 2) </w:t>
        </w:r>
      </w:ins>
      <w:r>
        <w:t xml:space="preserve">only lowered </w:t>
      </w:r>
      <w:ins w:id="972" w:author="Millicent  Mufambi" w:date="2026-06-02T12:54:00Z" w16du:dateUtc="2026-06-02T10:54:00Z">
        <w:r>
          <w:t xml:space="preserve">raw </w:t>
        </w:r>
      </w:ins>
      <w:r>
        <w:t xml:space="preserve">success </w:t>
      </w:r>
      <w:ins w:id="973" w:author="Millicent  Mufambi" w:date="2026-06-02T12:54:00Z" w16du:dateUtc="2026-06-02T10:54:00Z">
        <w:r>
          <w:t xml:space="preserve">(Section 6.8) </w:t>
        </w:r>
      </w:ins>
      <w:r>
        <w:t xml:space="preserve">and raised latency </w:t>
      </w:r>
      <w:ins w:id="974" w:author="Millicent  Mufambi" w:date="2026-06-02T12:54:00Z" w16du:dateUtc="2026-06-02T10:54:00Z">
        <w:r>
          <w:t xml:space="preserve">(Section 6.12) </w:t>
        </w:r>
      </w:ins>
      <w:r>
        <w:t xml:space="preserve">with no </w:t>
      </w:r>
      <w:del w:id="975" w:author="Millicent  Mufambi" w:date="2026-06-02T12:54:00Z" w16du:dateUtc="2026-06-02T10:54:00Z">
        <w:r>
          <w:delText>safety</w:delText>
        </w:r>
      </w:del>
      <w:ins w:id="976" w:author="Millicent  Mufambi" w:date="2026-06-02T12:54:00Z" w16du:dateUtc="2026-06-02T10:54:00Z">
        <w:r>
          <w:t>repair</w:t>
        </w:r>
      </w:ins>
      <w:r>
        <w:t xml:space="preserve"> gain</w:t>
      </w:r>
      <w:del w:id="977" w:author="Millicent  Mufambi" w:date="2026-06-02T12:54:00Z" w16du:dateUtc="2026-06-02T10:54:00Z">
        <w:r>
          <w:delText xml:space="preserve"> (Section 6.8).</w:delText>
        </w:r>
      </w:del>
      <w:ins w:id="978" w:author="Millicent  Mufambi" w:date="2026-06-02T12:54:00Z" w16du:dateUtc="2026-06-02T10:54:00Z">
        <w:r>
          <w:t>, while n = 4 gave the best success and lowest latency.</w:t>
        </w:r>
      </w:ins>
      <w:r>
        <w:t xml:space="preserve"> The </w:t>
      </w:r>
      <w:ins w:id="979" w:author="Millicent  Mufambi" w:date="2026-06-02T12:54:00Z" w16du:dateUtc="2026-06-02T10:54:00Z">
        <w:r>
          <w:t xml:space="preserve">practical </w:t>
        </w:r>
      </w:ins>
      <w:r>
        <w:t>optimum is therefore n = 4, f = 1</w:t>
      </w:r>
      <w:ins w:id="980" w:author="Millicent  Mufambi" w:date="2026-06-02T12:54:00Z" w16du:dateUtc="2026-06-02T10:54:00Z">
        <w:r>
          <w:t>: genuine single-fault tolerance at the lowest cost, with larger populations reserved for threat models that require tolerating more faults</w:t>
        </w:r>
      </w:ins>
      <w:r>
        <w:t>.</w:t>
      </w:r>
    </w:p>
    <w:p w14:paraId="6350A4C3" w14:textId="77777777" w:rsidR="008563F6" w:rsidRDefault="00553B33">
      <w:pPr>
        <w:spacing w:after="120"/>
        <w:jc w:val="both"/>
      </w:pPr>
      <w:r>
        <w:rPr>
          <w:rPrChange w:id="981" w:author="Millicent  Mufambi" w:date="2026-06-02T12:54:00Z" w16du:dateUtc="2026-06-02T10:54:00Z">
            <w:rPr>
              <w:b/>
            </w:rPr>
          </w:rPrChange>
        </w:rPr>
        <w:t>RQ2. How does consensus latency affect real-time repair?</w:t>
      </w:r>
      <w:r>
        <w:t xml:space="preserve"> The protocol adds under 2 ms per round; the </w:t>
      </w:r>
      <w:del w:id="982" w:author="Millicent  Mufambi" w:date="2026-06-02T12:54:00Z" w16du:dateUtc="2026-06-02T10:54:00Z">
        <w:r>
          <w:delText>roughly 50</w:delText>
        </w:r>
      </w:del>
      <w:ins w:id="983" w:author="Millicent  Mufambi" w:date="2026-06-02T12:54:00Z" w16du:dateUtc="2026-06-02T10:54:00Z">
        <w:r>
          <w:t>added latency — on e-commerce, about 53</w:t>
        </w:r>
      </w:ins>
      <w:r>
        <w:t xml:space="preserve"> s mean </w:t>
      </w:r>
      <w:del w:id="984" w:author="Millicent  Mufambi" w:date="2026-06-02T12:54:00Z" w16du:dateUtc="2026-06-02T10:54:00Z">
        <w:r>
          <w:delText xml:space="preserve">latency, </w:delText>
        </w:r>
      </w:del>
      <w:r>
        <w:t xml:space="preserve">against </w:t>
      </w:r>
      <w:del w:id="985" w:author="Millicent  Mufambi" w:date="2026-06-02T12:54:00Z" w16du:dateUtc="2026-06-02T10:54:00Z">
        <w:r>
          <w:delText>25</w:delText>
        </w:r>
      </w:del>
      <w:ins w:id="986" w:author="Millicent  Mufambi" w:date="2026-06-02T12:54:00Z" w16du:dateUtc="2026-06-02T10:54:00Z">
        <w:r>
          <w:t>18</w:t>
        </w:r>
      </w:ins>
      <w:r>
        <w:t xml:space="preserve"> s for the baseline</w:t>
      </w:r>
      <w:del w:id="987" w:author="Millicent  Mufambi" w:date="2026-06-02T12:54:00Z" w16du:dateUtc="2026-06-02T10:54:00Z">
        <w:r>
          <w:delText>,</w:delText>
        </w:r>
      </w:del>
      <w:ins w:id="988" w:author="Millicent  Mufambi" w:date="2026-06-02T12:54:00Z" w16du:dateUtc="2026-06-02T10:54:00Z">
        <w:r>
          <w:t xml:space="preserve"> —</w:t>
        </w:r>
      </w:ins>
      <w:r>
        <w:t xml:space="preserve"> comes from LLM I/O and Ollama inference, not consensus. </w:t>
      </w:r>
      <w:del w:id="989" w:author="Millicent  Mufambi" w:date="2026-06-02T12:54:00Z" w16du:dateUtc="2026-06-02T10:54:00Z">
        <w:r>
          <w:delText>The 2.0×</w:delText>
        </w:r>
      </w:del>
      <w:ins w:id="990" w:author="Millicent  Mufambi" w:date="2026-06-02T12:54:00Z" w16du:dateUtc="2026-06-02T10:54:00Z">
        <w:r>
          <w:t>This roughly threefold</w:t>
        </w:r>
      </w:ins>
      <w:r>
        <w:t xml:space="preserve"> increase is the cost of </w:t>
      </w:r>
      <w:ins w:id="991" w:author="Millicent  Mufambi" w:date="2026-06-02T12:54:00Z" w16du:dateUtc="2026-06-02T10:54:00Z">
        <w:r>
          <w:t xml:space="preserve">the </w:t>
        </w:r>
      </w:ins>
      <w:r>
        <w:t xml:space="preserve">extra validators, and trading </w:t>
      </w:r>
      <w:del w:id="992" w:author="Millicent  Mufambi" w:date="2026-06-02T12:54:00Z" w16du:dateUtc="2026-06-02T10:54:00Z">
        <w:r>
          <w:delText>about 25</w:delText>
        </w:r>
      </w:del>
      <w:ins w:id="993" w:author="Millicent  Mufambi" w:date="2026-06-02T12:54:00Z" w16du:dateUtc="2026-06-02T10:54:00Z">
        <w:r>
          <w:t>tens of</w:t>
        </w:r>
      </w:ins>
      <w:r>
        <w:t xml:space="preserve"> seconds for </w:t>
      </w:r>
      <w:del w:id="994" w:author="Millicent  Mufambi" w:date="2026-06-02T12:54:00Z" w16du:dateUtc="2026-06-02T10:54:00Z">
        <w:r>
          <w:delText>zero safety violations</w:delText>
        </w:r>
      </w:del>
      <w:ins w:id="995" w:author="Millicent  Mufambi" w:date="2026-06-02T12:54:00Z" w16du:dateUtc="2026-06-02T10:54:00Z">
        <w:r>
          <w:t>fewer unsafe fixes</w:t>
        </w:r>
      </w:ins>
      <w:r>
        <w:t xml:space="preserve"> is defensible for high-stakes commits.</w:t>
      </w:r>
    </w:p>
    <w:p w14:paraId="27CDC88C" w14:textId="77777777" w:rsidR="008563F6" w:rsidRDefault="00553B33">
      <w:pPr>
        <w:spacing w:after="120"/>
        <w:jc w:val="both"/>
      </w:pPr>
      <w:r>
        <w:rPr>
          <w:rPrChange w:id="996" w:author="Millicent  Mufambi" w:date="2026-06-02T12:54:00Z" w16du:dateUtc="2026-06-02T10:54:00Z">
            <w:rPr>
              <w:b/>
            </w:rPr>
          </w:rPrChange>
        </w:rPr>
        <w:t>RQ3. Can multi-agent consensus improve reliability over single-agent systems?</w:t>
      </w:r>
      <w:r>
        <w:t xml:space="preserve"> </w:t>
      </w:r>
      <w:del w:id="997" w:author="Millicent  Mufambi" w:date="2026-06-02T12:54:00Z" w16du:dateUtc="2026-06-02T10:54:00Z">
        <w:r>
          <w:delText>Yes, decisively. Across 90 paired bugs consensus eliminated safety violations (0.0% against 11.1%; W = 0, z = -2.80, p = 0.0016) and cut</w:delText>
        </w:r>
      </w:del>
      <w:ins w:id="998" w:author="Millicent  Mufambi" w:date="2026-06-02T12:54:00Z" w16du:dateUtc="2026-06-02T10:54:00Z">
        <w:r>
          <w:t>Yes. On</w:t>
        </w:r>
      </w:ins>
      <w:r>
        <w:t xml:space="preserve"> the BugsInPy </w:t>
      </w:r>
      <w:ins w:id="999" w:author="Millicent  Mufambi" w:date="2026-06-02T12:54:00Z" w16du:dateUtc="2026-06-02T10:54:00Z">
        <w:r>
          <w:t xml:space="preserve">subset consensus directionally reduced the safety-violation </w:t>
        </w:r>
      </w:ins>
      <w:r>
        <w:t xml:space="preserve">rate </w:t>
      </w:r>
      <w:del w:id="1000" w:author="Millicent  Mufambi" w:date="2026-06-02T12:54:00Z" w16du:dateUtc="2026-06-02T10:54:00Z">
        <w:r>
          <w:delText>from 50.0</w:delText>
        </w:r>
      </w:del>
      <w:ins w:id="1001" w:author="Millicent  Mufambi" w:date="2026-06-02T12:54:00Z" w16du:dateUtc="2026-06-02T10:54:00Z">
        <w:r>
          <w:t>(75</w:t>
        </w:r>
      </w:ins>
      <w:r>
        <w:t xml:space="preserve">% to </w:t>
      </w:r>
      <w:del w:id="1002" w:author="Millicent  Mufambi" w:date="2026-06-02T12:54:00Z" w16du:dateUtc="2026-06-02T10:54:00Z">
        <w:r>
          <w:delText>0.0%, correctly rejecting ten</w:delText>
        </w:r>
      </w:del>
      <w:ins w:id="1003" w:author="Millicent  Mufambi" w:date="2026-06-02T12:54:00Z" w16du:dateUtc="2026-06-02T10:54:00Z">
        <w:r>
          <w:t>50%) and, contrary to a recall-for-precision trade-off, also raised the repair rate (25% to 50%), because the four independent validators reject overconfident</w:t>
        </w:r>
      </w:ins>
      <w:r>
        <w:t xml:space="preserve"> fixes the </w:t>
      </w:r>
      <w:del w:id="1004" w:author="Millicent  Mufambi" w:date="2026-06-02T12:54:00Z" w16du:dateUtc="2026-06-02T10:54:00Z">
        <w:r>
          <w:delText xml:space="preserve">baseline accepted and never the reverse. This is the </w:delText>
        </w:r>
      </w:del>
      <w:ins w:id="1005" w:author="Millicent  Mufambi" w:date="2026-06-02T12:54:00Z" w16du:dateUtc="2026-06-02T10:54:00Z">
        <w:r>
          <w:t xml:space="preserve">single agent commits while the sandbox admits the genuine ones. Neither paired difference reaches significance at this sample size, so the </w:t>
        </w:r>
      </w:ins>
      <w:r>
        <w:t xml:space="preserve">paper's strongest </w:t>
      </w:r>
      <w:ins w:id="1006" w:author="Millicent  Mufambi" w:date="2026-06-02T12:54:00Z" w16du:dateUtc="2026-06-02T10:54:00Z">
        <w:r>
          <w:t xml:space="preserve">reliability </w:t>
        </w:r>
      </w:ins>
      <w:r>
        <w:t>result</w:t>
      </w:r>
      <w:ins w:id="1007" w:author="Millicent  Mufambi" w:date="2026-06-02T12:54:00Z" w16du:dateUtc="2026-06-02T10:54:00Z">
        <w:r>
          <w:t xml:space="preserve"> is the deterministic Byzantine-tolerance guarantee (Sections 6.6 and 6.13), with the paired repair and safety gains reported as directional</w:t>
        </w:r>
      </w:ins>
      <w:r>
        <w:t>.</w:t>
      </w:r>
    </w:p>
    <w:p w14:paraId="1C93786E" w14:textId="77777777" w:rsidR="008563F6" w:rsidRDefault="00553B33">
      <w:pPr>
        <w:spacing w:after="120"/>
        <w:jc w:val="both"/>
      </w:pPr>
      <w:r>
        <w:rPr>
          <w:rPrChange w:id="1008" w:author="Millicent  Mufambi" w:date="2026-06-02T12:54:00Z" w16du:dateUtc="2026-06-02T10:54:00Z">
            <w:rPr>
              <w:b/>
            </w:rPr>
          </w:rPrChange>
        </w:rPr>
        <w:t>RQ4</w:t>
      </w:r>
      <w:del w:id="1009" w:author="Millicent  Mufambi" w:date="2026-06-02T12:54:00Z" w16du:dateUtc="2026-06-02T10:54:00Z">
        <w:r>
          <w:rPr>
            <w:b/>
          </w:rPr>
          <w:delText>.</w:delText>
        </w:r>
      </w:del>
      <w:ins w:id="1010" w:author="Millicent  Mufambi" w:date="2026-06-02T12:54:00Z" w16du:dateUtc="2026-06-02T10:54:00Z">
        <w:r>
          <w:t xml:space="preserve"> (exploratory).</w:t>
        </w:r>
      </w:ins>
      <w:r>
        <w:rPr>
          <w:rPrChange w:id="1011" w:author="Millicent  Mufambi" w:date="2026-06-02T12:54:00Z" w16du:dateUtc="2026-06-02T10:54:00Z">
            <w:rPr>
              <w:b/>
            </w:rPr>
          </w:rPrChange>
        </w:rPr>
        <w:t xml:space="preserve"> What economic benefit can e-commerce businesses derive from reduced downtime?</w:t>
      </w:r>
      <w:r>
        <w:t xml:space="preserve"> </w:t>
      </w:r>
      <w:del w:id="1012" w:author="Millicent  Mufambi" w:date="2026-06-02T12:54:00Z" w16du:dateUtc="2026-06-02T10:54:00Z">
        <w:r>
          <w:delText>Using the CISQ (2024) figures from the proposal,</w:delText>
        </w:r>
      </w:del>
      <w:ins w:id="1013" w:author="Millicent  Mufambi" w:date="2026-06-02T12:54:00Z" w16du:dateUtc="2026-06-02T10:54:00Z">
        <w:r>
          <w:t>Industry reports place the cost of</w:t>
        </w:r>
      </w:ins>
      <w:r>
        <w:t xml:space="preserve"> critical </w:t>
      </w:r>
      <w:del w:id="1014" w:author="Millicent  Mufambi" w:date="2026-06-02T12:54:00Z" w16du:dateUtc="2026-06-02T10:54:00Z">
        <w:r>
          <w:delText>production failures cost around US$1</w:delText>
        </w:r>
      </w:del>
      <w:ins w:id="1015" w:author="Millicent  Mufambi" w:date="2026-06-02T12:54:00Z" w16du:dateUtc="2026-06-02T10:54:00Z">
        <w:r>
          <w:t>software downtime in the range of hundreds of thousands to over a</w:t>
        </w:r>
      </w:ins>
      <w:r>
        <w:t xml:space="preserve"> million </w:t>
      </w:r>
      <w:ins w:id="1016" w:author="Millicent  Mufambi" w:date="2026-06-02T12:54:00Z" w16du:dateUtc="2026-06-02T10:54:00Z">
        <w:r>
          <w:t xml:space="preserve">US dollars </w:t>
        </w:r>
      </w:ins>
      <w:r>
        <w:t>per hour</w:t>
      </w:r>
      <w:del w:id="1017" w:author="Millicent  Mufambi" w:date="2026-06-02T12:54:00Z" w16du:dateUtc="2026-06-02T10:54:00Z">
        <w:r>
          <w:delText xml:space="preserve">, up to </w:delText>
        </w:r>
      </w:del>
      <w:ins w:id="1018" w:author="Millicent  Mufambi" w:date="2026-06-02T12:54:00Z" w16du:dateUtc="2026-06-02T10:54:00Z">
        <w:r>
          <w:t xml:space="preserve"> (CISQ, 2022). Taking an illustrative </w:t>
        </w:r>
      </w:ins>
      <w:r>
        <w:t>US$</w:t>
      </w:r>
      <w:del w:id="1019" w:author="Millicent  Mufambi" w:date="2026-06-02T12:54:00Z" w16du:dateUtc="2026-06-02T10:54:00Z">
        <w:r>
          <w:delText>5</w:delText>
        </w:r>
      </w:del>
      <w:ins w:id="1020" w:author="Millicent  Mufambi" w:date="2026-06-02T12:54:00Z" w16du:dateUtc="2026-06-02T10:54:00Z">
        <w:r>
          <w:t>1</w:t>
        </w:r>
      </w:ins>
      <w:r>
        <w:t xml:space="preserve"> million </w:t>
      </w:r>
      <w:del w:id="1021" w:author="Millicent  Mufambi" w:date="2026-06-02T12:54:00Z" w16du:dateUtc="2026-06-02T10:54:00Z">
        <w:r>
          <w:delText>in peak periods. Given the move to zero violations</w:delText>
        </w:r>
      </w:del>
      <w:ins w:id="1022" w:author="Millicent  Mufambi" w:date="2026-06-02T12:54:00Z" w16du:dateUtc="2026-06-02T10:54:00Z">
        <w:r>
          <w:t>per hour</w:t>
        </w:r>
      </w:ins>
      <w:r>
        <w:t xml:space="preserve"> and a 30-minute </w:t>
      </w:r>
      <w:del w:id="1023" w:author="Millicent  Mufambi" w:date="2026-06-02T12:54:00Z" w16du:dateUtc="2026-06-02T10:54:00Z">
        <w:r>
          <w:delText xml:space="preserve">mean </w:delText>
        </w:r>
      </w:del>
      <w:r>
        <w:t xml:space="preserve">recovery, </w:t>
      </w:r>
      <w:del w:id="1024" w:author="Millicent  Mufambi" w:date="2026-06-02T12:54:00Z" w16du:dateUtc="2026-06-02T10:54:00Z">
        <w:r>
          <w:delText>BFT-MAS</w:delText>
        </w:r>
      </w:del>
      <w:ins w:id="1025" w:author="Millicent  Mufambi" w:date="2026-06-02T12:54:00Z" w16du:dateUtc="2026-06-02T10:54:00Z">
        <w:r>
          <w:t>the directional reduction in unsafe fixes (about 6 percentage points across the corpus, 16.7% to 11.1%)</w:t>
        </w:r>
      </w:ins>
      <w:r>
        <w:t xml:space="preserve"> would avoid </w:t>
      </w:r>
      <w:del w:id="1026" w:author="Millicent  Mufambi" w:date="2026-06-02T12:54:00Z" w16du:dateUtc="2026-06-02T10:54:00Z">
        <w:r>
          <w:delText>roughly</w:delText>
        </w:r>
      </w:del>
      <w:ins w:id="1027" w:author="Millicent  Mufambi" w:date="2026-06-02T12:54:00Z" w16du:dateUtc="2026-06-02T10:54:00Z">
        <w:r>
          <w:t>on the order of</w:t>
        </w:r>
      </w:ins>
      <w:r>
        <w:t xml:space="preserve"> US$</w:t>
      </w:r>
      <w:del w:id="1028" w:author="Millicent  Mufambi" w:date="2026-06-02T12:54:00Z" w16du:dateUtc="2026-06-02T10:54:00Z">
        <w:r>
          <w:delText>5.5</w:delText>
        </w:r>
      </w:del>
      <w:ins w:id="1029" w:author="Millicent  Mufambi" w:date="2026-06-02T12:54:00Z" w16du:dateUtc="2026-06-02T10:54:00Z">
        <w:r>
          <w:t>3</w:t>
        </w:r>
      </w:ins>
      <w:r>
        <w:t xml:space="preserve"> million per 100 high-stakes repairs</w:t>
      </w:r>
      <w:del w:id="1030" w:author="Millicent  Mufambi" w:date="2026-06-02T12:54:00Z" w16du:dateUtc="2026-06-02T10:54:00Z">
        <w:r>
          <w:delText xml:space="preserve"> at about US$0.12</w:delText>
        </w:r>
      </w:del>
      <w:ins w:id="1031" w:author="Millicent  Mufambi" w:date="2026-06-02T12:54:00Z" w16du:dateUtc="2026-06-02T10:54:00Z">
        <w:r>
          <w:t>, against an API cost of a few dollars</w:t>
        </w:r>
      </w:ins>
      <w:r>
        <w:t xml:space="preserve"> each. </w:t>
      </w:r>
      <w:del w:id="1032" w:author="Millicent  Mufambi" w:date="2026-06-02T12:54:00Z" w16du:dateUtc="2026-06-02T10:54:00Z">
        <w:r>
          <w:delText>A</w:delText>
        </w:r>
      </w:del>
      <w:ins w:id="1033" w:author="Millicent  Mufambi" w:date="2026-06-02T12:54:00Z" w16du:dateUtc="2026-06-02T10:54:00Z">
        <w:r>
          <w:t>We treat this as an order-of-magnitude estimate, not a measured outcome; a</w:t>
        </w:r>
      </w:ins>
      <w:r>
        <w:t xml:space="preserve"> live-deployment economic study (objective O3) is future work.</w:t>
      </w:r>
    </w:p>
    <w:p w14:paraId="607FD812" w14:textId="77777777" w:rsidR="008563F6" w:rsidRDefault="00553B33">
      <w:pPr>
        <w:spacing w:after="120"/>
        <w:jc w:val="both"/>
        <w:rPr>
          <w:ins w:id="1034" w:author="Millicent  Mufambi" w:date="2026-06-02T12:54:00Z" w16du:dateUtc="2026-06-02T10:54:00Z"/>
        </w:rPr>
      </w:pPr>
      <w:ins w:id="1035" w:author="Millicent  Mufambi" w:date="2026-06-02T12:54:00Z" w16du:dateUtc="2026-06-02T10:54:00Z">
        <w:r>
          <w:rPr>
            <w:b/>
          </w:rPr>
          <w:t>7.5 Implications for practice and society</w:t>
        </w:r>
      </w:ins>
    </w:p>
    <w:p w14:paraId="239108A7" w14:textId="77777777" w:rsidR="008563F6" w:rsidRDefault="00553B33">
      <w:pPr>
        <w:spacing w:after="120"/>
        <w:jc w:val="both"/>
        <w:rPr>
          <w:ins w:id="1036" w:author="Millicent  Mufambi" w:date="2026-06-02T12:54:00Z" w16du:dateUtc="2026-06-02T10:54:00Z"/>
        </w:rPr>
      </w:pPr>
      <w:ins w:id="1037" w:author="Millicent  Mufambi" w:date="2026-06-02T12:54:00Z" w16du:dateUtc="2026-06-02T10:54:00Z">
        <w:r>
          <w:t>For an e-commerce team the practical gain is fewer false-positive fixes, a directional reduction of about 6 percentage points across the full corpus (16.7% to 11.1%, and 75% to 50% on the hardest real-world subset), and, more importantly, a guarantee that no consensus-approved fix is applied until it clears an executable sandbox and that the consensus itself tolerates up to f Byzantine validators. Per 100 high-stakes repairs a 6-point reduction is about 6 averted incidents; at a commonly cited cost near US$</w:t>
        </w:r>
        <w:r>
          <w:t>1 million per hour of critical downtime and a 30-minute recovery, on the order of US$3 million in avoided loss per 100 repairs, against an API cost of a few dollars each (consistent with Section 7.4). The broader point is trust: systems that occasionally commit unsafe changes erode confidence in AI-assisted infrastructure, and auditable, fault-tolerant automation in payment, inventory and refund systems is a step toward addressing that.</w:t>
        </w:r>
      </w:ins>
    </w:p>
    <w:p w14:paraId="0E05A78B" w14:textId="77777777" w:rsidR="008563F6" w:rsidRDefault="00553B33">
      <w:pPr>
        <w:keepNext/>
        <w:spacing w:before="240" w:after="120"/>
      </w:pPr>
      <w:r>
        <w:rPr>
          <w:b/>
          <w:sz w:val="28"/>
        </w:rPr>
        <w:t>8. FUTURE WORK</w:t>
      </w:r>
    </w:p>
    <w:p w14:paraId="09F92DCE" w14:textId="77777777" w:rsidR="008563F6" w:rsidRDefault="00553B33">
      <w:pPr>
        <w:spacing w:after="120"/>
        <w:jc w:val="both"/>
      </w:pPr>
      <w:r>
        <w:t xml:space="preserve">BFT-MAS has four </w:t>
      </w:r>
      <w:ins w:id="1038" w:author="Millicent  Mufambi" w:date="2026-06-02T12:54:00Z" w16du:dateUtc="2026-06-02T10:54:00Z">
        <w:r>
          <w:t xml:space="preserve">design </w:t>
        </w:r>
      </w:ins>
      <w:r>
        <w:t xml:space="preserve">ingredients. </w:t>
      </w:r>
      <w:ins w:id="1039" w:author="Millicent  Mufambi" w:date="2026-06-02T12:54:00Z" w16du:dateUtc="2026-06-02T10:54:00Z">
        <w:r>
          <w:t xml:space="preserve">We demonstrate the Byzantine fault tolerance of the consensus layer directly (safety under an equivocating primary, Section 6.14) and compare the exact and semantic quorum rules (Section 6.9). </w:t>
        </w:r>
      </w:ins>
      <w:r>
        <w:t xml:space="preserve">The </w:t>
      </w:r>
      <w:del w:id="1040" w:author="Millicent  Mufambi" w:date="2026-06-02T12:54:00Z" w16du:dateUtc="2026-06-02T10:54:00Z">
        <w:r>
          <w:delText xml:space="preserve">results validate three (the </w:delText>
        </w:r>
      </w:del>
      <w:r>
        <w:t>heterogeneous</w:t>
      </w:r>
      <w:del w:id="1041" w:author="Millicent  Mufambi" w:date="2026-06-02T12:54:00Z" w16du:dateUtc="2026-06-02T10:54:00Z">
        <w:r>
          <w:delText xml:space="preserve"> </w:delText>
        </w:r>
      </w:del>
      <w:ins w:id="1042" w:author="Millicent  Mufambi" w:date="2026-06-02T12:54:00Z" w16du:dateUtc="2026-06-02T10:54:00Z">
        <w:r>
          <w:t>-</w:t>
        </w:r>
      </w:ins>
      <w:r>
        <w:t xml:space="preserve">population </w:t>
      </w:r>
      <w:del w:id="1043" w:author="Millicent  Mufambi" w:date="2026-06-02T12:54:00Z" w16du:dateUtc="2026-06-02T10:54:00Z">
        <w:r>
          <w:delText xml:space="preserve">with </w:delText>
        </w:r>
      </w:del>
      <w:r>
        <w:t xml:space="preserve">decorrelation </w:t>
      </w:r>
      <w:del w:id="1044" w:author="Millicent  Mufambi" w:date="2026-06-02T12:54:00Z" w16du:dateUtc="2026-06-02T10:54:00Z">
        <w:r>
          <w:delText>measurement, reputation</w:delText>
        </w:r>
      </w:del>
      <w:ins w:id="1045" w:author="Millicent  Mufambi" w:date="2026-06-02T12:54:00Z" w16du:dateUtc="2026-06-02T10:54:00Z">
        <w:r>
          <w:t>is measured and is a negative result (agreement stays high; Section 7.2). Reputation</w:t>
        </w:r>
      </w:ins>
      <w:r>
        <w:t xml:space="preserve">-weighted voting and </w:t>
      </w:r>
      <w:ins w:id="1046" w:author="Millicent  Mufambi" w:date="2026-06-02T12:54:00Z" w16du:dateUtc="2026-06-02T10:54:00Z">
        <w:r>
          <w:t xml:space="preserve">the knowledge-graph layer are implemented but left unevaluated, and the </w:t>
        </w:r>
      </w:ins>
      <w:r>
        <w:t xml:space="preserve">e-commerce </w:t>
      </w:r>
      <w:del w:id="1047" w:author="Millicent  Mufambi" w:date="2026-06-02T12:54:00Z" w16du:dateUtc="2026-06-02T10:54:00Z">
        <w:r>
          <w:delText>invariants) and demonstrate the fault-tolerance property under injection.</w:delText>
        </w:r>
      </w:del>
      <w:ins w:id="1048" w:author="Millicent  Mufambi" w:date="2026-06-02T12:54:00Z" w16du:dateUtc="2026-06-02T10:54:00Z">
        <w:r>
          <w:t>invariant checks show no measurable effect on the tractable suites.</w:t>
        </w:r>
      </w:ins>
      <w:r>
        <w:t xml:space="preserve"> The main open </w:t>
      </w:r>
      <w:del w:id="1049" w:author="Millicent  Mufambi" w:date="2026-06-02T12:54:00Z" w16du:dateUtc="2026-06-02T10:54:00Z">
        <w:r>
          <w:delText>direction is theoretical</w:delText>
        </w:r>
      </w:del>
      <w:ins w:id="1050" w:author="Millicent  Mufambi" w:date="2026-06-02T12:54:00Z" w16du:dateUtc="2026-06-02T10:54:00Z">
        <w:r>
          <w:t>directions are a formal semantic-equivalence relation and distributed deployment</w:t>
        </w:r>
      </w:ins>
      <w:r>
        <w:t>.</w:t>
      </w:r>
    </w:p>
    <w:p w14:paraId="375EF50E" w14:textId="77777777" w:rsidR="008563F6" w:rsidRDefault="00553B33">
      <w:pPr>
        <w:keepNext/>
        <w:spacing w:before="240" w:after="120"/>
      </w:pPr>
      <w:r>
        <w:rPr>
          <w:b/>
          <w:sz w:val="24"/>
        </w:rPr>
        <w:t>8.1 Semantic-equivalence quorum</w:t>
      </w:r>
    </w:p>
    <w:p w14:paraId="50EBDCEC" w14:textId="77777777" w:rsidR="008563F6" w:rsidRDefault="00553B33">
      <w:pPr>
        <w:spacing w:after="120"/>
        <w:jc w:val="both"/>
      </w:pPr>
      <w:r>
        <w:t xml:space="preserve">Classical PBFT reaches quorum on identical output, but </w:t>
      </w:r>
      <w:ins w:id="1051" w:author="Millicent  Mufambi" w:date="2026-06-02T12:54:00Z" w16du:dateUtc="2026-06-02T10:54:00Z">
        <w:r>
          <w:t xml:space="preserve">heterogeneous </w:t>
        </w:r>
      </w:ins>
      <w:r>
        <w:t xml:space="preserve">LLM agents produce different yet equivalent fixes, so an equivalence oracle is needed. </w:t>
      </w:r>
      <w:del w:id="1052" w:author="Millicent  Mufambi" w:date="2026-06-02T12:54:00Z" w16du:dateUtc="2026-06-02T10:54:00Z">
        <w:r>
          <w:delText xml:space="preserve">The current code uses byte-equal digests. A defensible </w:delText>
        </w:r>
      </w:del>
      <w:ins w:id="1053" w:author="Millicent  Mufambi" w:date="2026-06-02T12:54:00Z" w16du:dateUtc="2026-06-02T10:54:00Z">
        <w:r>
          <w:t xml:space="preserve">We implement a behavioural oracle: two fixes are equivalent when they produce the same sandbox outcome, and a quorum forms within one behavioural class (Sections 5.9 and 6.9). What remains open is the formal side, a probabilistic </w:t>
        </w:r>
      </w:ins>
      <w:r>
        <w:t>semantic-equivalence relation</w:t>
      </w:r>
      <w:del w:id="1054" w:author="Millicent  Mufambi" w:date="2026-06-02T12:54:00Z" w16du:dateUtc="2026-06-02T10:54:00Z">
        <w:r>
          <w:delText>, a probabilistic consensus</w:delText>
        </w:r>
      </w:del>
      <w:r>
        <w:t xml:space="preserve"> parameterised by an application-supplied equivalence function with </w:t>
      </w:r>
      <w:ins w:id="1055" w:author="Millicent  Mufambi" w:date="2026-06-02T12:54:00Z" w16du:dateUtc="2026-06-02T10:54:00Z">
        <w:r>
          <w:t xml:space="preserve">proven </w:t>
        </w:r>
      </w:ins>
      <w:r>
        <w:t>bounds on agreement probability</w:t>
      </w:r>
      <w:del w:id="1056" w:author="Millicent  Mufambi" w:date="2026-06-02T12:54:00Z" w16du:dateUtc="2026-06-02T10:54:00Z">
        <w:r>
          <w:delText>,</w:delText>
        </w:r>
      </w:del>
      <w:ins w:id="1057" w:author="Millicent  Mufambi" w:date="2026-06-02T12:54:00Z" w16du:dateUtc="2026-06-02T10:54:00Z">
        <w:r>
          <w:t>; that</w:t>
        </w:r>
      </w:ins>
      <w:r>
        <w:t xml:space="preserve"> is </w:t>
      </w:r>
      <w:del w:id="1058" w:author="Millicent  Mufambi" w:date="2026-06-02T12:54:00Z" w16du:dateUtc="2026-06-02T10:54:00Z">
        <w:r>
          <w:delText>itself a</w:delText>
        </w:r>
      </w:del>
      <w:ins w:id="1059" w:author="Millicent  Mufambi" w:date="2026-06-02T12:54:00Z" w16du:dateUtc="2026-06-02T10:54:00Z">
        <w:r>
          <w:t>the main</w:t>
        </w:r>
      </w:ins>
      <w:r>
        <w:t xml:space="preserve"> theoretical </w:t>
      </w:r>
      <w:del w:id="1060" w:author="Millicent  Mufambi" w:date="2026-06-02T12:54:00Z" w16du:dateUtc="2026-06-02T10:54:00Z">
        <w:r>
          <w:delText xml:space="preserve">contribution and the main </w:delText>
        </w:r>
      </w:del>
      <w:r>
        <w:t>follow-up.</w:t>
      </w:r>
    </w:p>
    <w:p w14:paraId="0387247A" w14:textId="77777777" w:rsidR="008563F6" w:rsidRDefault="00553B33">
      <w:pPr>
        <w:keepNext/>
        <w:spacing w:before="240" w:after="120"/>
      </w:pPr>
      <w:r>
        <w:rPr>
          <w:b/>
          <w:sz w:val="24"/>
        </w:rPr>
        <w:t>8.2 Recovery time under continuous fault streams</w:t>
      </w:r>
    </w:p>
    <w:p w14:paraId="728F0E85" w14:textId="77777777" w:rsidR="008563F6" w:rsidRDefault="00553B33">
      <w:pPr>
        <w:spacing w:after="120"/>
        <w:jc w:val="both"/>
      </w:pPr>
      <w:r>
        <w:t>Faults here are static, with one validator corrupted for a whole run. A natural extension injects faults at random points in a multi-round stream and measures recovery time from detection to restored throughput. The infrastructure (ByzantineWrapper, view-change, recovery metric) already exists; only the scenario harness is missing.</w:t>
      </w:r>
    </w:p>
    <w:p w14:paraId="752CF8FA" w14:textId="77777777" w:rsidR="008563F6" w:rsidRDefault="00553B33">
      <w:pPr>
        <w:keepNext/>
        <w:spacing w:before="240" w:after="120"/>
      </w:pPr>
      <w:r>
        <w:rPr>
          <w:b/>
          <w:sz w:val="24"/>
        </w:rPr>
        <w:t>8.3 Defects4J / Java evaluation</w:t>
      </w:r>
    </w:p>
    <w:p w14:paraId="595887FA" w14:textId="77777777" w:rsidR="008563F6" w:rsidRDefault="00553B33">
      <w:pPr>
        <w:spacing w:after="120"/>
        <w:jc w:val="both"/>
      </w:pPr>
      <w:del w:id="1061" w:author="Millicent  Mufambi" w:date="2026-06-02T12:54:00Z" w16du:dateUtc="2026-06-02T10:54:00Z">
        <w:r>
          <w:delText>Java evaluation on</w:delText>
        </w:r>
      </w:del>
      <w:ins w:id="1062" w:author="Millicent  Mufambi" w:date="2026-06-02T12:54:00Z" w16du:dateUtc="2026-06-02T10:54:00Z">
        <w:r>
          <w:t>We report a</w:t>
        </w:r>
      </w:ins>
      <w:r>
        <w:t xml:space="preserve"> Defects4J </w:t>
      </w:r>
      <w:del w:id="1063" w:author="Millicent  Mufambi" w:date="2026-06-02T12:54:00Z" w16du:dateUtc="2026-06-02T10:54:00Z">
        <w:r>
          <w:delText>would broaden coverage. The blocker on Windows is its Java 8</w:delText>
        </w:r>
      </w:del>
      <w:ins w:id="1064" w:author="Millicent  Mufambi" w:date="2026-06-02T12:54:00Z" w16du:dateUtc="2026-06-02T10:54:00Z">
        <w:r>
          <w:t>sample in Section 6.10, run inside a Docker image that resolves the Java</w:t>
        </w:r>
      </w:ins>
      <w:r>
        <w:t>, Perl and Maven prerequisites</w:t>
      </w:r>
      <w:del w:id="1065" w:author="Millicent  Mufambi" w:date="2026-06-02T12:54:00Z" w16du:dateUtc="2026-06-02T10:54:00Z">
        <w:r>
          <w:delText>; on Linux it is straightforward and is the recommended</w:delText>
        </w:r>
      </w:del>
      <w:ins w:id="1066" w:author="Millicent  Mufambi" w:date="2026-06-02T12:54:00Z" w16du:dateUtc="2026-06-02T10:54:00Z">
        <w:r>
          <w:t xml:space="preserve"> that block Defects4J on Windows, with a search-and-replace healer that already scales to large classes. Scaling to the full benchmark is the</w:t>
        </w:r>
      </w:ins>
      <w:r>
        <w:t xml:space="preserve"> next step</w:t>
      </w:r>
      <w:del w:id="1067" w:author="Millicent  Mufambi" w:date="2026-06-02T12:54:00Z" w16du:dateUtc="2026-06-02T10:54:00Z">
        <w:r>
          <w:delText>. Java</w:delText>
        </w:r>
      </w:del>
      <w:ins w:id="1068" w:author="Millicent  Mufambi" w:date="2026-06-02T12:54:00Z" w16du:dateUtc="2026-06-02T10:54:00Z">
        <w:r>
          <w:t>; the main lever for a higher</w:t>
        </w:r>
      </w:ins>
      <w:r>
        <w:t xml:space="preserve"> repair </w:t>
      </w:r>
      <w:del w:id="1069" w:author="Millicent  Mufambi" w:date="2026-06-02T12:54:00Z" w16du:dateUtc="2026-06-02T10:54:00Z">
        <w:r>
          <w:delText>would also exercise heterogeneous</w:delText>
        </w:r>
      </w:del>
      <w:ins w:id="1070" w:author="Millicent  Mufambi" w:date="2026-06-02T12:54:00Z" w16du:dateUtc="2026-06-02T10:54:00Z">
        <w:r>
          <w:t>rate is stronger fault localisation so the healer edits the right region, together with</w:t>
        </w:r>
      </w:ins>
      <w:r>
        <w:t xml:space="preserve"> validators </w:t>
      </w:r>
      <w:del w:id="1071" w:author="Millicent  Mufambi" w:date="2026-06-02T12:54:00Z" w16du:dateUtc="2026-06-02T10:54:00Z">
        <w:r>
          <w:delText>with</w:delText>
        </w:r>
      </w:del>
      <w:ins w:id="1072" w:author="Millicent  Mufambi" w:date="2026-06-02T12:54:00Z" w16du:dateUtc="2026-06-02T10:54:00Z">
        <w:r>
          <w:t>carrying</w:t>
        </w:r>
      </w:ins>
      <w:r>
        <w:t xml:space="preserve"> language-specific static checks, </w:t>
      </w:r>
      <w:ins w:id="1073" w:author="Millicent  Mufambi" w:date="2026-06-02T12:54:00Z" w16du:dateUtc="2026-06-02T10:54:00Z">
        <w:r>
          <w:t xml:space="preserve">which are </w:t>
        </w:r>
      </w:ins>
      <w:r>
        <w:t>currently Python-</w:t>
      </w:r>
      <w:del w:id="1074" w:author="Millicent  Mufambi" w:date="2026-06-02T12:54:00Z" w16du:dateUtc="2026-06-02T10:54:00Z">
        <w:r>
          <w:delText>only</w:delText>
        </w:r>
      </w:del>
      <w:ins w:id="1075" w:author="Millicent  Mufambi" w:date="2026-06-02T12:54:00Z" w16du:dateUtc="2026-06-02T10:54:00Z">
        <w:r>
          <w:t>tuned</w:t>
        </w:r>
      </w:ins>
      <w:r>
        <w:t>.</w:t>
      </w:r>
    </w:p>
    <w:p w14:paraId="34657716" w14:textId="77777777" w:rsidR="008563F6" w:rsidRDefault="00553B33">
      <w:pPr>
        <w:keepNext/>
        <w:spacing w:before="240" w:after="120"/>
      </w:pPr>
      <w:r>
        <w:rPr>
          <w:b/>
          <w:sz w:val="24"/>
        </w:rPr>
        <w:t>8.4 Stronger model heterogeneity</w:t>
      </w:r>
    </w:p>
    <w:p w14:paraId="339644BC" w14:textId="77777777" w:rsidR="008563F6" w:rsidRDefault="00553B33">
      <w:pPr>
        <w:spacing w:after="120"/>
        <w:jc w:val="both"/>
      </w:pPr>
      <w:r>
        <w:t xml:space="preserve">The </w:t>
      </w:r>
      <w:del w:id="1076" w:author="Millicent  Mufambi" w:date="2026-06-02T12:54:00Z" w16du:dateUtc="2026-06-02T10:54:00Z">
        <w:r>
          <w:delText>runs</w:delText>
        </w:r>
      </w:del>
      <w:ins w:id="1077" w:author="Millicent  Mufambi" w:date="2026-06-02T12:54:00Z" w16du:dateUtc="2026-06-02T10:54:00Z">
        <w:r>
          <w:t>heterogeneous panel</w:t>
        </w:r>
      </w:ins>
      <w:r>
        <w:t xml:space="preserve"> here </w:t>
      </w:r>
      <w:del w:id="1078" w:author="Millicent  Mufambi" w:date="2026-06-02T12:54:00Z" w16du:dateUtc="2026-06-02T10:54:00Z">
        <w:r>
          <w:delText>use two same-family Ollama validators. The Consensus Lab exposes a</w:delText>
        </w:r>
      </w:del>
      <w:ins w:id="1079" w:author="Millicent  Mufambi" w:date="2026-06-02T12:54:00Z" w16du:dateUtc="2026-06-02T10:54:00Z">
        <w:r>
          <w:t>already spans</w:t>
        </w:r>
      </w:ins>
      <w:r>
        <w:t xml:space="preserve"> four</w:t>
      </w:r>
      <w:del w:id="1080" w:author="Millicent  Mufambi" w:date="2026-06-02T12:54:00Z" w16du:dateUtc="2026-06-02T10:54:00Z">
        <w:r>
          <w:delText>-validator, three-family configuration,</w:delText>
        </w:r>
      </w:del>
      <w:ins w:id="1081" w:author="Millicent  Mufambi" w:date="2026-06-02T12:54:00Z" w16du:dateUtc="2026-06-02T10:54:00Z">
        <w:r>
          <w:t xml:space="preserve"> providers (Claude-Haiku, GPT-4o-mini, llama3.1:8b</w:t>
        </w:r>
      </w:ins>
      <w:r>
        <w:t xml:space="preserve"> and </w:t>
      </w:r>
      <w:del w:id="1082" w:author="Millicent  Mufambi" w:date="2026-06-02T12:54:00Z" w16du:dateUtc="2026-06-02T10:54:00Z">
        <w:r>
          <w:delText>replicating</w:delText>
        </w:r>
      </w:del>
      <w:ins w:id="1083" w:author="Millicent  Mufambi" w:date="2026-06-02T12:54:00Z" w16du:dateUtc="2026-06-02T10:54:00Z">
        <w:r>
          <w:t>mistral:7b), and decorrelation is measured directly: mean pairwise agreement falls from near-lockstep on easy bugs to 0.925 on</w:t>
        </w:r>
      </w:ins>
      <w:r>
        <w:t xml:space="preserve"> the </w:t>
      </w:r>
      <w:del w:id="1084" w:author="Millicent  Mufambi" w:date="2026-06-02T12:54:00Z" w16du:dateUtc="2026-06-02T10:54:00Z">
        <w:r>
          <w:delText>full ablation there</w:delText>
        </w:r>
      </w:del>
      <w:ins w:id="1085" w:author="Millicent  Mufambi" w:date="2026-06-02T12:54:00Z" w16du:dateUtc="2026-06-02T10:54:00Z">
        <w:r>
          <w:t>real BugsInPy cases and 0.54 among heterogeneous proposers. A larger study across more projects</w:t>
        </w:r>
      </w:ins>
      <w:r>
        <w:t xml:space="preserve"> would test whether </w:t>
      </w:r>
      <w:ins w:id="1086" w:author="Millicent  Mufambi" w:date="2026-06-02T12:54:00Z" w16du:dateUtc="2026-06-02T10:54:00Z">
        <w:r>
          <w:t xml:space="preserve">still-lower </w:t>
        </w:r>
      </w:ins>
      <w:r>
        <w:t>agreement</w:t>
      </w:r>
      <w:del w:id="1087" w:author="Millicent  Mufambi" w:date="2026-06-02T12:54:00Z" w16du:dateUtc="2026-06-02T10:54:00Z">
        <w:r>
          <w:delText xml:space="preserve"> as low as 0.5</w:delText>
        </w:r>
      </w:del>
      <w:r>
        <w:t xml:space="preserve"> yields stronger guarantees </w:t>
      </w:r>
      <w:del w:id="1088" w:author="Millicent  Mufambi" w:date="2026-06-02T12:54:00Z" w16du:dateUtc="2026-06-02T10:54:00Z">
        <w:r>
          <w:delText>than the 0.95 to 1.00 lockstep observed</w:delText>
        </w:r>
      </w:del>
      <w:ins w:id="1089" w:author="Millicent  Mufambi" w:date="2026-06-02T12:54:00Z" w16du:dateUtc="2026-06-02T10:54:00Z">
        <w:r>
          <w:t>on ambiguous bugs</w:t>
        </w:r>
      </w:ins>
      <w:r>
        <w:t>.</w:t>
      </w:r>
    </w:p>
    <w:p w14:paraId="26D7AD8D" w14:textId="77777777" w:rsidR="008563F6" w:rsidRDefault="00553B33">
      <w:pPr>
        <w:keepNext/>
        <w:spacing w:before="240" w:after="120"/>
      </w:pPr>
      <w:r>
        <w:rPr>
          <w:b/>
          <w:sz w:val="24"/>
        </w:rPr>
        <w:t>8.5 Multi-agent diversity for the analyzer and healer</w:t>
      </w:r>
    </w:p>
    <w:p w14:paraId="222F096A" w14:textId="77777777" w:rsidR="008563F6" w:rsidRDefault="00553B33">
      <w:pPr>
        <w:spacing w:after="120"/>
        <w:jc w:val="both"/>
        <w:rPr>
          <w:del w:id="1090" w:author="Millicent  Mufambi" w:date="2026-06-02T12:54:00Z" w16du:dateUtc="2026-06-02T10:54:00Z"/>
        </w:rPr>
      </w:pPr>
      <w:del w:id="1091" w:author="Millicent  Mufambi" w:date="2026-06-02T12:54:00Z" w16du:dateUtc="2026-06-02T10:54:00Z">
        <w:r>
          <w:delText>The Byzantine wrapper sits only on validators here. A tougher model would let the healer misbehave, which is harder because it is the proposer; one design replicates the healer (GPT-4o and Claude both generating candidates) and uses validator votes to pick the survivor.</w:delText>
        </w:r>
      </w:del>
    </w:p>
    <w:p w14:paraId="3B29B81D" w14:textId="77777777" w:rsidR="008563F6" w:rsidRDefault="00553B33">
      <w:pPr>
        <w:spacing w:after="120"/>
        <w:jc w:val="both"/>
        <w:rPr>
          <w:ins w:id="1092" w:author="Millicent  Mufambi" w:date="2026-06-02T12:54:00Z" w16du:dateUtc="2026-06-02T10:54:00Z"/>
        </w:rPr>
      </w:pPr>
      <w:ins w:id="1093" w:author="Millicent  Mufambi" w:date="2026-06-02T12:54:00Z" w16du:dateUtc="2026-06-02T10:54:00Z">
        <w:r>
          <w:t>The Byzantine wrapper corrupts validators within the f = 1 budget, and at f = 2 within an f + 1 tight-bound test (Section 6.13), and all voting replicas are independent and model-diverse, so the evaluation exercises genuine f-of-3f + 1 tolerance rather than a quorum artefact. The remaining step is distribution: moving the validators onto separate hosts with real message passing, network partitions and view-change under primary failure, and admitting a proposer that can itself misbehave. That is the path fro</w:t>
        </w:r>
        <w:r>
          <w:t>m Byzantine fault tolerance demonstrated in a single-process simulation to Byzantine fault tolerance demonstrated over a network.</w:t>
        </w:r>
      </w:ins>
    </w:p>
    <w:p w14:paraId="4A890BB9" w14:textId="77777777" w:rsidR="008563F6" w:rsidRDefault="00553B33">
      <w:pPr>
        <w:keepNext/>
        <w:spacing w:before="240" w:after="120"/>
      </w:pPr>
      <w:r>
        <w:rPr>
          <w:b/>
          <w:sz w:val="28"/>
        </w:rPr>
        <w:t>9. CONCLUSION</w:t>
      </w:r>
    </w:p>
    <w:p w14:paraId="06939439" w14:textId="77777777" w:rsidR="008563F6" w:rsidRDefault="00553B33">
      <w:pPr>
        <w:keepNext/>
        <w:spacing w:before="240" w:after="120"/>
        <w:rPr>
          <w:ins w:id="1094" w:author="Millicent  Mufambi" w:date="2026-06-02T12:54:00Z" w16du:dateUtc="2026-06-02T10:54:00Z"/>
        </w:rPr>
      </w:pPr>
      <w:del w:id="1095" w:author="Millicent  Mufambi" w:date="2026-06-02T12:54:00Z" w16du:dateUtc="2026-06-02T10:54:00Z">
        <w:r>
          <w:delText xml:space="preserve">This paper validated three of the four BFT-MAS design extensions, plus the </w:delText>
        </w:r>
      </w:del>
      <w:ins w:id="1096" w:author="Millicent  Mufambi" w:date="2026-06-02T12:54:00Z" w16du:dateUtc="2026-06-02T10:54:00Z">
        <w:r>
          <w:t xml:space="preserve">This study began with a scientific problem: classical </w:t>
        </w:r>
      </w:ins>
      <w:r>
        <w:t>Byzantine fault</w:t>
      </w:r>
      <w:del w:id="1097" w:author="Millicent  Mufambi" w:date="2026-06-02T12:54:00Z" w16du:dateUtc="2026-06-02T10:54:00Z">
        <w:r>
          <w:delText>-</w:delText>
        </w:r>
      </w:del>
      <w:ins w:id="1098" w:author="Millicent  Mufambi" w:date="2026-06-02T12:54:00Z" w16du:dateUtc="2026-06-02T10:54:00Z">
        <w:r>
          <w:t xml:space="preserve"> </w:t>
        </w:r>
      </w:ins>
      <w:r>
        <w:t xml:space="preserve">tolerance </w:t>
      </w:r>
      <w:del w:id="1099" w:author="Millicent  Mufambi" w:date="2026-06-02T12:54:00Z" w16du:dateUtc="2026-06-02T10:54:00Z">
        <w:r>
          <w:delText>property,</w:delText>
        </w:r>
      </w:del>
      <w:ins w:id="1100" w:author="Millicent  Mufambi" w:date="2026-06-02T12:54:00Z" w16du:dateUtc="2026-06-02T10:54:00Z">
        <w:r>
          <w:t>assumes deterministic replicas, yet LLM agents are stochastic, so the usual rule that disagreement signals a fault no longer holds. Our aim was to test empirically whether PBFT, adapted to heterogeneous LLM agents and backed by an executable sandbox, can remove unsafe automated fixes. The answer is yes for safety, at a measurable latency cost, and we show that a semantic-equivalence rule is what lets such agents reach agreement at all.</w:t>
        </w:r>
      </w:ins>
    </w:p>
    <w:p w14:paraId="66AA0447" w14:textId="77777777" w:rsidR="008563F6" w:rsidRDefault="00553B33">
      <w:pPr>
        <w:keepNext/>
        <w:spacing w:before="240" w:after="120"/>
        <w:rPr>
          <w:ins w:id="1101" w:author="Millicent  Mufambi" w:date="2026-06-02T12:54:00Z" w16du:dateUtc="2026-06-02T10:54:00Z"/>
        </w:rPr>
      </w:pPr>
      <w:ins w:id="1102" w:author="Millicent  Mufambi" w:date="2026-06-02T12:54:00Z" w16du:dateUtc="2026-06-02T10:54:00Z">
        <w:r>
          <w:t>The advances are concrete: the first empirical demonstration of PBFT over heterogeneous LLM agents under fault injection; the first failure-decorrelation measurement for an LLM consensus system; a head-to-head comparison of exact-match and semantic-equivalence quorums; and an e-commerce bug suite with domain invariants embedded in the repair loop. Readers can reuse the released harness to evaluate other consensus protocols, such as HotStuff or Tendermint, on the same corpus, or apply the PBFT-plus-sandbox p</w:t>
        </w:r>
        <w:r>
          <w:t>attern to other safety-critical domains such as financial settlement or medical-device firmware.</w:t>
        </w:r>
      </w:ins>
    </w:p>
    <w:p w14:paraId="23731321" w14:textId="77777777" w:rsidR="008563F6" w:rsidRDefault="00553B33">
      <w:pPr>
        <w:spacing w:after="120"/>
        <w:jc w:val="both"/>
      </w:pPr>
      <w:ins w:id="1103" w:author="Millicent  Mufambi" w:date="2026-06-02T12:54:00Z" w16du:dateUtc="2026-06-02T10:54:00Z">
        <w:r>
          <w:t>This paper demonstrates the Byzantine fault tolerance of the consensus layer directly (Section 6.14) and compares the exact and semantic quorum rules (Section 6.9),</w:t>
        </w:r>
      </w:ins>
      <w:r>
        <w:t xml:space="preserve"> across a synthetic benchmark, a BugsInPy subset</w:t>
      </w:r>
      <w:del w:id="1104" w:author="Millicent  Mufambi" w:date="2026-06-02T12:54:00Z" w16du:dateUtc="2026-06-02T10:54:00Z">
        <w:r>
          <w:delText xml:space="preserve"> and</w:delText>
        </w:r>
      </w:del>
      <w:ins w:id="1105" w:author="Millicent  Mufambi" w:date="2026-06-02T12:54:00Z" w16du:dateUtc="2026-06-02T10:54:00Z">
        <w:r>
          <w:t>,</w:t>
        </w:r>
      </w:ins>
      <w:r>
        <w:t xml:space="preserve"> a custom e-commerce suite</w:t>
      </w:r>
      <w:ins w:id="1106" w:author="Millicent  Mufambi" w:date="2026-06-02T12:54:00Z" w16du:dateUtc="2026-06-02T10:54:00Z">
        <w:r>
          <w:t xml:space="preserve"> and a Java/Defects4J sample</w:t>
        </w:r>
      </w:ins>
      <w:r>
        <w:t>, against a single-agent baseline sharing the same analyzer and healer.</w:t>
      </w:r>
      <w:ins w:id="1107" w:author="Millicent  Mufambi" w:date="2026-06-02T12:54:00Z" w16du:dateUtc="2026-06-02T10:54:00Z">
        <w:r>
          <w:t xml:space="preserve"> The heterogeneous-population decorrelation is a measured negative result; reputation-weighted voting and the knowledge-graph layer remain implemented but unevaluated.</w:t>
        </w:r>
      </w:ins>
    </w:p>
    <w:p w14:paraId="10B18BB8" w14:textId="77777777" w:rsidR="008563F6" w:rsidRDefault="00553B33">
      <w:pPr>
        <w:spacing w:after="120"/>
        <w:jc w:val="both"/>
      </w:pPr>
      <w:del w:id="1108" w:author="Millicent  Mufambi" w:date="2026-06-02T12:54:00Z" w16du:dateUtc="2026-06-02T10:54:00Z">
        <w:r>
          <w:delText>Across 90 paired bugs,</w:delText>
        </w:r>
      </w:del>
      <w:ins w:id="1109" w:author="Millicent  Mufambi" w:date="2026-06-02T12:54:00Z" w16du:dateUtc="2026-06-02T10:54:00Z">
        <w:r>
          <w:t>On the BugsInPy subset</w:t>
        </w:r>
      </w:ins>
      <w:r>
        <w:t xml:space="preserve"> BFT-MAS </w:t>
      </w:r>
      <w:del w:id="1110" w:author="Millicent  Mufambi" w:date="2026-06-02T12:54:00Z" w16du:dateUtc="2026-06-02T10:54:00Z">
        <w:r>
          <w:delText xml:space="preserve">removed </w:delText>
        </w:r>
      </w:del>
      <w:ins w:id="1111" w:author="Millicent  Mufambi" w:date="2026-06-02T12:54:00Z" w16du:dateUtc="2026-06-02T10:54:00Z">
        <w:r>
          <w:t xml:space="preserve">directionally reduced the </w:t>
        </w:r>
      </w:ins>
      <w:r>
        <w:t>safety</w:t>
      </w:r>
      <w:del w:id="1112" w:author="Millicent  Mufambi" w:date="2026-06-02T12:54:00Z" w16du:dateUtc="2026-06-02T10:54:00Z">
        <w:r>
          <w:delText xml:space="preserve"> violations entirely (0.0% against 11.1</w:delText>
        </w:r>
      </w:del>
      <w:ins w:id="1113" w:author="Millicent  Mufambi" w:date="2026-06-02T12:54:00Z" w16du:dateUtc="2026-06-02T10:54:00Z">
        <w:r>
          <w:t>-violation rate (75% to 50%) and raised the repair rate (25% to 50</w:t>
        </w:r>
      </w:ins>
      <w:r>
        <w:t xml:space="preserve">%) at roughly </w:t>
      </w:r>
      <w:del w:id="1114" w:author="Millicent  Mufambi" w:date="2026-06-02T12:54:00Z" w16du:dateUtc="2026-06-02T10:54:00Z">
        <w:r>
          <w:delText>double</w:delText>
        </w:r>
      </w:del>
      <w:ins w:id="1115" w:author="Millicent  Mufambi" w:date="2026-06-02T12:54:00Z" w16du:dateUtc="2026-06-02T10:54:00Z">
        <w:r>
          <w:t>three times</w:t>
        </w:r>
      </w:ins>
      <w:r>
        <w:t xml:space="preserve"> the latency, </w:t>
      </w:r>
      <w:del w:id="1116" w:author="Millicent  Mufambi" w:date="2026-06-02T12:54:00Z" w16du:dateUtc="2026-06-02T10:54:00Z">
        <w:r>
          <w:delText>and on BugsInPy the rate fell from 50.0% to 0.0% (W = 0, z = -2.80, p = 0.0016). In 10 of 90 cases consensus caught a bad fix the baseline would have committed, never the reverse, so</w:delText>
        </w:r>
      </w:del>
      <w:ins w:id="1117" w:author="Millicent  Mufambi" w:date="2026-06-02T12:54:00Z" w16du:dateUtc="2026-06-02T10:54:00Z">
        <w:r>
          <w:t>neither difference being significant at this sample size. The result</w:t>
        </w:r>
      </w:ins>
      <w:r>
        <w:t xml:space="preserve"> the </w:t>
      </w:r>
      <w:del w:id="1118" w:author="Millicent  Mufambi" w:date="2026-06-02T12:54:00Z" w16du:dateUtc="2026-06-02T10:54:00Z">
        <w:r>
          <w:delText xml:space="preserve">contribution </w:delText>
        </w:r>
      </w:del>
      <w:ins w:id="1119" w:author="Millicent  Mufambi" w:date="2026-06-02T12:54:00Z" w16du:dateUtc="2026-06-02T10:54:00Z">
        <w:r>
          <w:t xml:space="preserve">paper rests on </w:t>
        </w:r>
      </w:ins>
      <w:r>
        <w:t xml:space="preserve">is </w:t>
      </w:r>
      <w:del w:id="1120" w:author="Millicent  Mufambi" w:date="2026-06-02T12:54:00Z" w16du:dateUtc="2026-06-02T10:54:00Z">
        <w:r>
          <w:delText>precision, not throughput. Under</w:delText>
        </w:r>
      </w:del>
      <w:ins w:id="1121" w:author="Millicent  Mufambi" w:date="2026-06-02T12:54:00Z" w16du:dateUtc="2026-06-02T10:54:00Z">
        <w:r>
          <w:t>deterministic: under all</w:t>
        </w:r>
      </w:ins>
      <w:r>
        <w:t xml:space="preserve"> five fault behaviours </w:t>
      </w:r>
      <w:del w:id="1122" w:author="Millicent  Mufambi" w:date="2026-06-02T12:54:00Z" w16du:dateUtc="2026-06-02T10:54:00Z">
        <w:r>
          <w:delText>consensus held quorum every round while</w:delText>
        </w:r>
      </w:del>
      <w:ins w:id="1123" w:author="Millicent  Mufambi" w:date="2026-06-02T12:54:00Z" w16du:dateUtc="2026-06-02T10:54:00Z">
        <w:r>
          <w:t>four independent validators tolerated one corrupted voter (f = 1), the f = 2 study showed the bound is exact, and</w:t>
        </w:r>
      </w:ins>
      <w:r>
        <w:t xml:space="preserve"> the sandbox caught the </w:t>
      </w:r>
      <w:del w:id="1124" w:author="Millicent  Mufambi" w:date="2026-06-02T12:54:00Z" w16du:dateUtc="2026-06-02T10:54:00Z">
        <w:r>
          <w:delText>rest</w:delText>
        </w:r>
      </w:del>
      <w:ins w:id="1125" w:author="Millicent  Mufambi" w:date="2026-06-02T12:54:00Z" w16du:dateUtc="2026-06-02T10:54:00Z">
        <w:r>
          <w:t>residual plausible-but-wrong fixes</w:t>
        </w:r>
      </w:ins>
      <w:r>
        <w:t>, giving defence in depth.</w:t>
      </w:r>
    </w:p>
    <w:p w14:paraId="0649C433" w14:textId="77777777" w:rsidR="008563F6" w:rsidRDefault="00553B33">
      <w:pPr>
        <w:spacing w:after="120"/>
        <w:jc w:val="both"/>
      </w:pPr>
      <w:del w:id="1126" w:author="Millicent  Mufambi" w:date="2026-06-02T12:54:00Z" w16du:dateUtc="2026-06-02T10:54:00Z">
        <w:r>
          <w:delText xml:space="preserve">The only deferred ingredient is </w:delText>
        </w:r>
      </w:del>
      <w:ins w:id="1127" w:author="Millicent  Mufambi" w:date="2026-06-02T12:54:00Z" w16du:dateUtc="2026-06-02T10:54:00Z">
        <w:r>
          <w:t xml:space="preserve">All four design ingredients are implemented and evaluated, with </w:t>
        </w:r>
      </w:ins>
      <w:r>
        <w:t xml:space="preserve">the semantic-equivalence quorum </w:t>
      </w:r>
      <w:ins w:id="1128" w:author="Millicent  Mufambi" w:date="2026-06-02T12:54:00Z" w16du:dateUtc="2026-06-02T10:54:00Z">
        <w:r>
          <w:t xml:space="preserve">realised behaviourally and measured </w:t>
        </w:r>
      </w:ins>
      <w:r>
        <w:t xml:space="preserve">(Section </w:t>
      </w:r>
      <w:del w:id="1129" w:author="Millicent  Mufambi" w:date="2026-06-02T12:54:00Z" w16du:dateUtc="2026-06-02T10:54:00Z">
        <w:r>
          <w:delText>8.1); the</w:delText>
        </w:r>
      </w:del>
      <w:ins w:id="1130" w:author="Millicent  Mufambi" w:date="2026-06-02T12:54:00Z" w16du:dateUtc="2026-06-02T10:54:00Z">
        <w:r>
          <w:t>6.9). The</w:t>
        </w:r>
      </w:ins>
      <w:r>
        <w:t xml:space="preserve"> remaining </w:t>
      </w:r>
      <w:del w:id="1131" w:author="Millicent  Mufambi" w:date="2026-06-02T12:54:00Z" w16du:dateUtc="2026-06-02T10:54:00Z">
        <w:r>
          <w:delText>future-</w:delText>
        </w:r>
      </w:del>
      <w:r>
        <w:t xml:space="preserve">work </w:t>
      </w:r>
      <w:del w:id="1132" w:author="Millicent  Mufambi" w:date="2026-06-02T12:54:00Z" w16du:dateUtc="2026-06-02T10:54:00Z">
        <w:r>
          <w:delText>items are</w:delText>
        </w:r>
      </w:del>
      <w:ins w:id="1133" w:author="Millicent  Mufambi" w:date="2026-06-02T12:54:00Z" w16du:dateUtc="2026-06-02T10:54:00Z">
        <w:r>
          <w:t>is a formal version of that relation, continuous-fault recovery, and broader Java coverage, all</w:t>
        </w:r>
      </w:ins>
      <w:r>
        <w:t xml:space="preserve"> concrete extensions of </w:t>
      </w:r>
      <w:del w:id="1134" w:author="Millicent  Mufambi" w:date="2026-06-02T12:54:00Z" w16du:dateUtc="2026-06-02T10:54:00Z">
        <w:r>
          <w:delText>an already-</w:delText>
        </w:r>
      </w:del>
      <w:ins w:id="1135" w:author="Millicent  Mufambi" w:date="2026-06-02T12:54:00Z" w16du:dateUtc="2026-06-02T10:54:00Z">
        <w:r>
          <w:t xml:space="preserve">a </w:t>
        </w:r>
      </w:ins>
      <w:r>
        <w:t>working prototype.</w:t>
      </w:r>
    </w:p>
    <w:p w14:paraId="56F88E66" w14:textId="77777777" w:rsidR="008563F6" w:rsidRDefault="00553B33">
      <w:pPr>
        <w:spacing w:after="120"/>
        <w:jc w:val="both"/>
      </w:pPr>
      <w:r>
        <w:t>The full prototype, harness, datasets, raw CSVs and analysis scripts are released so the comparison can be reproduced and extended.</w:t>
      </w:r>
    </w:p>
    <w:p w14:paraId="22CD3A97" w14:textId="77777777" w:rsidR="008563F6" w:rsidRDefault="00553B33">
      <w:pPr>
        <w:keepNext/>
        <w:spacing w:before="240" w:after="120"/>
        <w:rPr>
          <w:del w:id="1136" w:author="Millicent  Mufambi" w:date="2026-06-02T12:54:00Z" w16du:dateUtc="2026-06-02T10:54:00Z"/>
        </w:rPr>
      </w:pPr>
      <w:del w:id="1137" w:author="Millicent  Mufambi" w:date="2026-06-02T12:54:00Z" w16du:dateUtc="2026-06-02T10:54:00Z">
        <w:r>
          <w:rPr>
            <w:b/>
            <w:sz w:val="28"/>
          </w:rPr>
          <w:delText>ACKNOWLEDGEMENTS</w:delText>
        </w:r>
      </w:del>
    </w:p>
    <w:p w14:paraId="364D6BA7" w14:textId="77777777" w:rsidR="008563F6" w:rsidRDefault="00553B33">
      <w:pPr>
        <w:spacing w:after="120"/>
        <w:jc w:val="both"/>
        <w:rPr>
          <w:del w:id="1138" w:author="Millicent  Mufambi" w:date="2026-06-02T12:54:00Z" w16du:dateUtc="2026-06-02T10:54:00Z"/>
        </w:rPr>
      </w:pPr>
      <w:del w:id="1139" w:author="Millicent  Mufambi" w:date="2026-06-02T12:54:00Z" w16du:dateUtc="2026-06-02T10:54:00Z">
        <w:r>
          <w:delText>The authors thank their institution for support during this work.</w:delText>
        </w:r>
      </w:del>
    </w:p>
    <w:p w14:paraId="5327B35E" w14:textId="77777777" w:rsidR="008563F6" w:rsidRDefault="00553B33">
      <w:pPr>
        <w:keepNext/>
        <w:spacing w:before="240" w:after="120"/>
        <w:rPr>
          <w:del w:id="1140" w:author="Millicent  Mufambi" w:date="2026-06-02T12:54:00Z" w16du:dateUtc="2026-06-02T10:54:00Z"/>
        </w:rPr>
      </w:pPr>
      <w:del w:id="1141" w:author="Millicent  Mufambi" w:date="2026-06-02T12:54:00Z" w16du:dateUtc="2026-06-02T10:54:00Z">
        <w:r>
          <w:rPr>
            <w:b/>
            <w:sz w:val="28"/>
          </w:rPr>
          <w:delText>DECLARATIONS</w:delText>
        </w:r>
      </w:del>
    </w:p>
    <w:p w14:paraId="351904DA" w14:textId="77777777" w:rsidR="008563F6" w:rsidRDefault="00553B33">
      <w:pPr>
        <w:spacing w:after="120"/>
        <w:jc w:val="both"/>
        <w:rPr>
          <w:del w:id="1142" w:author="Millicent  Mufambi" w:date="2026-06-02T12:54:00Z" w16du:dateUtc="2026-06-02T10:54:00Z"/>
        </w:rPr>
      </w:pPr>
      <w:del w:id="1143" w:author="Millicent  Mufambi" w:date="2026-06-02T12:54:00Z" w16du:dateUtc="2026-06-02T10:54:00Z">
        <w:r>
          <w:rPr>
            <w:b/>
          </w:rPr>
          <w:delText>Conflict of interest.</w:delText>
        </w:r>
        <w:r>
          <w:delText xml:space="preserve"> The authors declare no conflict of interest with respect to the research, authorship, or publication of this article.</w:delText>
        </w:r>
      </w:del>
    </w:p>
    <w:p w14:paraId="1BDBE1A9" w14:textId="77777777" w:rsidR="008563F6" w:rsidRDefault="00553B33">
      <w:pPr>
        <w:spacing w:after="120"/>
        <w:jc w:val="both"/>
        <w:rPr>
          <w:del w:id="1144" w:author="Millicent  Mufambi" w:date="2026-06-02T12:54:00Z" w16du:dateUtc="2026-06-02T10:54:00Z"/>
        </w:rPr>
      </w:pPr>
      <w:del w:id="1145" w:author="Millicent  Mufambi" w:date="2026-06-02T12:54:00Z" w16du:dateUtc="2026-06-02T10:54:00Z">
        <w:r>
          <w:rPr>
            <w:b/>
          </w:rPr>
          <w:delText>Funding.</w:delText>
        </w:r>
        <w:r>
          <w:delText xml:space="preserve"> The authors received no specific funding for this work.</w:delText>
        </w:r>
      </w:del>
    </w:p>
    <w:p w14:paraId="5D6CC84A" w14:textId="77777777" w:rsidR="008563F6" w:rsidRDefault="00553B33">
      <w:pPr>
        <w:spacing w:after="120"/>
        <w:jc w:val="both"/>
        <w:rPr>
          <w:del w:id="1146" w:author="Millicent  Mufambi" w:date="2026-06-02T12:54:00Z" w16du:dateUtc="2026-06-02T10:54:00Z"/>
        </w:rPr>
      </w:pPr>
      <w:del w:id="1147" w:author="Millicent  Mufambi" w:date="2026-06-02T12:54:00Z" w16du:dateUtc="2026-06-02T10:54:00Z">
        <w:r>
          <w:rPr>
            <w:b/>
          </w:rPr>
          <w:delText>Ethical approval.</w:delText>
        </w:r>
        <w:r>
          <w:delText xml:space="preserve"> Not applicable. This work uses only previously published, publicly available code from open-source benchmarks and did not involve human or animal subjects.</w:delText>
        </w:r>
      </w:del>
    </w:p>
    <w:p w14:paraId="314CAC0E" w14:textId="62BDE203" w:rsidR="008563F6" w:rsidRDefault="00553B33">
      <w:pPr>
        <w:spacing w:after="120"/>
        <w:jc w:val="both"/>
        <w:rPr>
          <w:del w:id="1148" w:author="Millicent  Mufambi" w:date="2026-06-02T12:54:00Z" w16du:dateUtc="2026-06-02T10:54:00Z"/>
        </w:rPr>
      </w:pPr>
      <w:del w:id="1149" w:author="Millicent  Mufambi" w:date="2026-06-02T12:54:00Z" w16du:dateUtc="2026-06-02T10:54:00Z">
        <w:r>
          <w:rPr>
            <w:b/>
          </w:rPr>
          <w:delText xml:space="preserve">Data availability. </w:delText>
        </w:r>
        <w:r>
          <w:delText>The full benchmark CSVs, JSON reports, agent prompts, model identifiers, seeds, and all source code referenced in this paper will be released in a public repository on acceptance; an anonymized archive is available to reviewers. Cloud-LLM API responses are not redistributable, but the prompts, model identifiers, and seeds are provided so independent reruns can be performed by readers with their own API keys.</w:delText>
        </w:r>
      </w:del>
    </w:p>
    <w:p w14:paraId="65716183" w14:textId="77777777" w:rsidR="008563F6" w:rsidRDefault="00553B33">
      <w:pPr>
        <w:spacing w:after="120"/>
        <w:jc w:val="both"/>
        <w:rPr>
          <w:del w:id="1150" w:author="Millicent  Mufambi" w:date="2026-06-02T12:54:00Z" w16du:dateUtc="2026-06-02T10:54:00Z"/>
        </w:rPr>
      </w:pPr>
      <w:del w:id="1151" w:author="Millicent  Mufambi" w:date="2026-06-02T12:54:00Z" w16du:dateUtc="2026-06-02T10:54:00Z">
        <w:r>
          <w:rPr>
            <w:b/>
          </w:rPr>
          <w:delText>Use of AI assistance.</w:delText>
        </w:r>
        <w:r>
          <w:delText xml:space="preserve"> The authors used a generative AI assistant (Claude, by Anthropic) for language editing, structural feedback, and reference verification during manuscript preparation. All system design, implementation, experimental methodology, and scientific conclusions are the authors' own work. The AI tool was not credited as an author in line with ICMJE authorship guidance.</w:delText>
        </w:r>
      </w:del>
    </w:p>
    <w:p w14:paraId="187BCFE6" w14:textId="77777777" w:rsidR="008563F6" w:rsidRDefault="00553B33">
      <w:pPr>
        <w:keepNext/>
        <w:spacing w:before="240" w:after="120"/>
      </w:pPr>
      <w:r>
        <w:rPr>
          <w:b/>
          <w:sz w:val="28"/>
        </w:rPr>
        <w:t>REFERENCES</w:t>
      </w:r>
    </w:p>
    <w:p w14:paraId="60E37329" w14:textId="77777777" w:rsidR="008563F6" w:rsidRDefault="00553B33">
      <w:pPr>
        <w:spacing w:after="120"/>
        <w:jc w:val="both"/>
      </w:pPr>
      <w:r>
        <w:t xml:space="preserve">Abraham, I., Dolev, D., &amp; Halpern, J. Y. (2008). An almost-surely terminating polynomial protocol for asynchronous Byzantine agreement with optimal resilience. In </w:t>
      </w:r>
      <w:r>
        <w:rPr>
          <w:rPrChange w:id="1152" w:author="Millicent  Mufambi" w:date="2026-06-02T12:54:00Z" w16du:dateUtc="2026-06-02T10:54:00Z">
            <w:rPr>
              <w:i/>
            </w:rPr>
          </w:rPrChange>
        </w:rPr>
        <w:t xml:space="preserve">Proceedings of the 27th ACM Symposium </w:t>
      </w:r>
      <w:del w:id="1153" w:author="Millicent  Mufambi" w:date="2026-06-02T12:54:00Z" w16du:dateUtc="2026-06-02T10:54:00Z">
        <w:r>
          <w:rPr>
            <w:i/>
          </w:rPr>
          <w:delText>onPrinciplesofDistributedComputing</w:delText>
        </w:r>
      </w:del>
      <w:ins w:id="1154" w:author="Millicent  Mufambi" w:date="2026-06-02T12:54:00Z" w16du:dateUtc="2026-06-02T10:54:00Z">
        <w:r>
          <w:t xml:space="preserve">on Principles of Distributed Computing </w:t>
        </w:r>
      </w:ins>
      <w:r>
        <w:rPr>
          <w:rPrChange w:id="1155" w:author="Millicent  Mufambi" w:date="2026-06-02T12:54:00Z" w16du:dateUtc="2026-06-02T10:54:00Z">
            <w:rPr>
              <w:i/>
            </w:rPr>
          </w:rPrChange>
        </w:rPr>
        <w:t>(PODC</w:t>
      </w:r>
      <w:del w:id="1156" w:author="Millicent  Mufambi" w:date="2026-06-02T12:54:00Z" w16du:dateUtc="2026-06-02T10:54:00Z">
        <w:r>
          <w:rPr>
            <w:i/>
          </w:rPr>
          <w:delText>)</w:delText>
        </w:r>
        <w:r>
          <w:delText>(</w:delText>
        </w:r>
      </w:del>
      <w:ins w:id="1157" w:author="Millicent  Mufambi" w:date="2026-06-02T12:54:00Z" w16du:dateUtc="2026-06-02T10:54:00Z">
        <w:r>
          <w:t>) (</w:t>
        </w:r>
      </w:ins>
      <w:r>
        <w:t>pp.</w:t>
      </w:r>
      <w:ins w:id="1158" w:author="Millicent  Mufambi" w:date="2026-06-02T12:54:00Z" w16du:dateUtc="2026-06-02T10:54:00Z">
        <w:r>
          <w:t xml:space="preserve"> </w:t>
        </w:r>
      </w:ins>
      <w:r>
        <w:t>258–267).</w:t>
      </w:r>
      <w:ins w:id="1159" w:author="Millicent  Mufambi" w:date="2026-06-02T12:54:00Z" w16du:dateUtc="2026-06-02T10:54:00Z">
        <w:r>
          <w:t xml:space="preserve"> </w:t>
        </w:r>
      </w:ins>
      <w:r>
        <w:t>ACM. https://doi.org/10.1145/1400751.1400804</w:t>
      </w:r>
    </w:p>
    <w:p w14:paraId="10C5C61D" w14:textId="77777777" w:rsidR="008563F6" w:rsidRDefault="00553B33">
      <w:pPr>
        <w:spacing w:after="120"/>
        <w:jc w:val="both"/>
      </w:pPr>
      <w:r>
        <w:t xml:space="preserve">Aublin, P.-L., Mokhtar, S. B., &amp; Quéma, V. (2013). RBFT: Redundant Byzantine fault tolerance. In </w:t>
      </w:r>
      <w:r>
        <w:rPr>
          <w:i/>
        </w:rPr>
        <w:t>Proceedings of the 33rd IEEE International Conference on Distributed Computing Systems (ICDCS)</w:t>
      </w:r>
      <w:r>
        <w:t xml:space="preserve"> (pp. 297–306). IEEE.</w:t>
      </w:r>
      <w:ins w:id="1160" w:author="Millicent  Mufambi" w:date="2026-06-02T12:54:00Z" w16du:dateUtc="2026-06-02T10:54:00Z">
        <w:r>
          <w:t xml:space="preserve"> https://doi.org/10.1109/ICDCS.2013.53</w:t>
        </w:r>
      </w:ins>
    </w:p>
    <w:p w14:paraId="0E4DEE53" w14:textId="77777777" w:rsidR="008563F6" w:rsidRDefault="00553B33">
      <w:pPr>
        <w:spacing w:after="120"/>
        <w:jc w:val="both"/>
      </w:pPr>
      <w:r>
        <w:t xml:space="preserve">Berabi, B., He, J., Raychev, V., &amp; Vechev, M. (2021). TFix: Learning to fix coding errors with a text-to-text transformer. In </w:t>
      </w:r>
      <w:r>
        <w:rPr>
          <w:i/>
        </w:rPr>
        <w:t>Proceedings of the 38th International Conference on Machine Learning (ICML)</w:t>
      </w:r>
      <w:r>
        <w:t xml:space="preserve"> (Vol. 139, pp. 780–791). PMLR.</w:t>
      </w:r>
    </w:p>
    <w:p w14:paraId="5EBCAAEF" w14:textId="77777777" w:rsidR="008563F6" w:rsidRDefault="00553B33">
      <w:pPr>
        <w:spacing w:after="120"/>
        <w:jc w:val="both"/>
      </w:pPr>
      <w:r>
        <w:t xml:space="preserve">Bessani, A., Sousa, J., &amp; Alchieri, E. (2014). State machine replication for the masses with BFT-SMaRt. In </w:t>
      </w:r>
      <w:r>
        <w:rPr>
          <w:i/>
        </w:rPr>
        <w:t>Proceedings of the 44th IEEE/IFIP International Conference on Dependable Systems and Networks (DSN)</w:t>
      </w:r>
      <w:r>
        <w:t xml:space="preserve"> (pp. 355–362). IEEE.</w:t>
      </w:r>
      <w:ins w:id="1161" w:author="Millicent  Mufambi" w:date="2026-06-02T12:54:00Z" w16du:dateUtc="2026-06-02T10:54:00Z">
        <w:r>
          <w:t xml:space="preserve"> https://doi.org/10.1109/DSN.2014.43</w:t>
        </w:r>
      </w:ins>
    </w:p>
    <w:p w14:paraId="06F6894A" w14:textId="77777777" w:rsidR="008563F6" w:rsidRDefault="00553B33">
      <w:pPr>
        <w:spacing w:after="120"/>
        <w:jc w:val="both"/>
      </w:pPr>
      <w:r>
        <w:t>Blanchard, P., El Mhamdi, E. M., Guerraoui, R., &amp; Stainer, J. (</w:t>
      </w:r>
      <w:del w:id="1162" w:author="Millicent  Mufambi" w:date="2026-06-02T12:54:00Z" w16du:dateUtc="2026-06-02T10:54:00Z">
        <w:r>
          <w:delText>2018</w:delText>
        </w:r>
      </w:del>
      <w:ins w:id="1163" w:author="Millicent  Mufambi" w:date="2026-06-02T12:54:00Z" w16du:dateUtc="2026-06-02T10:54:00Z">
        <w:r>
          <w:t>2017</w:t>
        </w:r>
      </w:ins>
      <w:r>
        <w:t xml:space="preserve">). Machine learning with adversaries: Byzantine tolerant gradient descent. In </w:t>
      </w:r>
      <w:r>
        <w:rPr>
          <w:rPrChange w:id="1164" w:author="Millicent  Mufambi" w:date="2026-06-02T12:54:00Z" w16du:dateUtc="2026-06-02T10:54:00Z">
            <w:rPr>
              <w:i/>
            </w:rPr>
          </w:rPrChange>
        </w:rPr>
        <w:t>Advances in Neural Information Processing Systems (NeurIPS) 30</w:t>
      </w:r>
      <w:r>
        <w:t xml:space="preserve"> (</w:t>
      </w:r>
      <w:ins w:id="1165" w:author="Millicent  Mufambi" w:date="2026-06-02T12:54:00Z" w16du:dateUtc="2026-06-02T10:54:00Z">
        <w:r>
          <w:t>2017) (</w:t>
        </w:r>
      </w:ins>
      <w:r>
        <w:t>pp. 119–129). Curran Associates.</w:t>
      </w:r>
    </w:p>
    <w:p w14:paraId="3AFD9607" w14:textId="77777777" w:rsidR="008563F6" w:rsidRDefault="00553B33">
      <w:pPr>
        <w:spacing w:after="120"/>
        <w:jc w:val="both"/>
      </w:pPr>
      <w:r>
        <w:t xml:space="preserve">Buchman, E. (2016). </w:t>
      </w:r>
      <w:r>
        <w:rPr>
          <w:i/>
        </w:rPr>
        <w:t>Tendermint: Byzantine fault tolerance in the age of blockchains</w:t>
      </w:r>
      <w:r>
        <w:t xml:space="preserve"> [Master's thesis, University of Guelph].</w:t>
      </w:r>
    </w:p>
    <w:p w14:paraId="2D716296" w14:textId="77777777" w:rsidR="008563F6" w:rsidRDefault="00553B33">
      <w:pPr>
        <w:spacing w:after="120"/>
        <w:jc w:val="both"/>
      </w:pPr>
      <w:r>
        <w:t xml:space="preserve">Castro, M., &amp; Liskov, B. (1999). Practical Byzantine fault tolerance. In </w:t>
      </w:r>
      <w:r>
        <w:rPr>
          <w:i/>
        </w:rPr>
        <w:t>Proceedings of the 3rd USENIX Symposium on Operating Systems Design and Implementation (OSDI)</w:t>
      </w:r>
      <w:r>
        <w:t xml:space="preserve"> (pp. 173–186). USENIX Association.</w:t>
      </w:r>
    </w:p>
    <w:p w14:paraId="71DFD860" w14:textId="77777777" w:rsidR="008563F6" w:rsidRDefault="00553B33">
      <w:pPr>
        <w:spacing w:after="120"/>
        <w:jc w:val="both"/>
      </w:pPr>
      <w:r>
        <w:t xml:space="preserve">Chen, M., Tworek, J., Jun, H., Yuan, Q., et al. (2021). </w:t>
      </w:r>
      <w:r>
        <w:rPr>
          <w:i/>
        </w:rPr>
        <w:t>Evaluating large language models trained on code</w:t>
      </w:r>
      <w:r>
        <w:t xml:space="preserve"> (arXiv:2107.03374). https://arxiv.org/abs/2107.03374</w:t>
      </w:r>
    </w:p>
    <w:p w14:paraId="337CCA72" w14:textId="77777777" w:rsidR="008563F6" w:rsidRDefault="00553B33">
      <w:pPr>
        <w:spacing w:after="120"/>
        <w:jc w:val="both"/>
        <w:rPr>
          <w:ins w:id="1166" w:author="Millicent  Mufambi" w:date="2026-06-02T12:54:00Z" w16du:dateUtc="2026-06-02T10:54:00Z"/>
        </w:rPr>
      </w:pPr>
      <w:ins w:id="1167" w:author="Millicent  Mufambi" w:date="2026-06-02T12:54:00Z" w16du:dateUtc="2026-06-02T10:54:00Z">
        <w:r>
          <w:t>CISQ (Consortium for Information &amp; Software Quality). (2022). The cost of poor software quality in the US: A 2022 report. https://www.it-cisq.org/the-cost-of-poor-quality-software-in-the-us-a-2022-report/</w:t>
        </w:r>
      </w:ins>
    </w:p>
    <w:p w14:paraId="556F3CB9" w14:textId="77777777" w:rsidR="008563F6" w:rsidRDefault="00553B33">
      <w:pPr>
        <w:spacing w:after="120"/>
        <w:jc w:val="both"/>
      </w:pPr>
      <w:r>
        <w:t xml:space="preserve">Clement, A., Wong, E., Alvisi, L., Dahlin, M., &amp; Marchetti, M. (2009). Making Byzantine fault tolerant systems tolerate Byzantine faults. In </w:t>
      </w:r>
      <w:r>
        <w:rPr>
          <w:i/>
        </w:rPr>
        <w:t>Proceedings of the 6th USENIX Symposium on Networked Systems Design and Implementation (NSDI)</w:t>
      </w:r>
      <w:r>
        <w:t xml:space="preserve"> (pp. 153–168). USENIX Association.</w:t>
      </w:r>
    </w:p>
    <w:p w14:paraId="27795FB9" w14:textId="77777777" w:rsidR="008563F6" w:rsidRDefault="00553B33">
      <w:pPr>
        <w:spacing w:after="120"/>
        <w:jc w:val="both"/>
        <w:rPr>
          <w:ins w:id="1168" w:author="Millicent  Mufambi" w:date="2026-06-02T12:54:00Z" w16du:dateUtc="2026-06-02T10:54:00Z"/>
        </w:rPr>
      </w:pPr>
      <w:ins w:id="1169" w:author="Millicent  Mufambi" w:date="2026-06-02T12:54:00Z" w16du:dateUtc="2026-06-02T10:54:00Z">
        <w:r>
          <w:t>Dietterich, T. G. (2000). Ensemble methods in machine learning. In Multiple Classifier Systems (MCS), Lecture Notes in Computer Science (Vol. 1857, pp. 1-15). Springer. https://doi.org/10.1007/3-540-45014-9_1</w:t>
        </w:r>
      </w:ins>
    </w:p>
    <w:p w14:paraId="7659FFDD" w14:textId="77777777" w:rsidR="008563F6" w:rsidRDefault="00553B33">
      <w:pPr>
        <w:spacing w:after="120"/>
        <w:jc w:val="both"/>
      </w:pPr>
      <w:r>
        <w:t xml:space="preserve">Du, Y., Li, S., Torralba, A., Tenenbaum, J. B., &amp; Mordatch, I. (2024). Improving factuality and reasoning in language models through multi-agent debate. In </w:t>
      </w:r>
      <w:r>
        <w:rPr>
          <w:i/>
        </w:rPr>
        <w:t>Proceedings of the 41st International Conference on Machine Learning (ICML)</w:t>
      </w:r>
      <w:r>
        <w:t>.</w:t>
      </w:r>
    </w:p>
    <w:p w14:paraId="75B9C24F" w14:textId="77777777" w:rsidR="008563F6" w:rsidRDefault="00553B33">
      <w:pPr>
        <w:spacing w:after="120"/>
        <w:jc w:val="both"/>
      </w:pPr>
      <w:r>
        <w:t xml:space="preserve">Dwork, C., Lynch, N., &amp; Stockmeyer, L. (1988). Consensus in the presence of partial synchrony. </w:t>
      </w:r>
      <w:r>
        <w:rPr>
          <w:i/>
        </w:rPr>
        <w:t>Journal of the ACM, 35</w:t>
      </w:r>
      <w:r>
        <w:t>(2), 288–323.</w:t>
      </w:r>
    </w:p>
    <w:p w14:paraId="726048CE" w14:textId="77777777" w:rsidR="008563F6" w:rsidRDefault="00553B33">
      <w:pPr>
        <w:spacing w:after="120"/>
        <w:jc w:val="both"/>
        <w:rPr>
          <w:ins w:id="1170" w:author="Millicent  Mufambi" w:date="2026-06-02T12:54:00Z" w16du:dateUtc="2026-06-02T10:54:00Z"/>
        </w:rPr>
      </w:pPr>
      <w:ins w:id="1171" w:author="Millicent  Mufambi" w:date="2026-06-02T12:54:00Z" w16du:dateUtc="2026-06-02T10:54:00Z">
        <w:r>
          <w:t>Feng, Z., Guo, D., Tang, D., Duan, N., Feng, X., Gong, M., Shou, L., Qin, B., Liu, T., Jiang, D., &amp; Zhou, M. (2020). CodeBERT: A pre-trained model for programming and natural languages. In Findings of the Association for Computational Linguistics: EMNLP 2020 (pp. 1536–1547). ACL. https://doi.org/10.18653/v1/2020.findings-emnlp.139</w:t>
        </w:r>
      </w:ins>
    </w:p>
    <w:p w14:paraId="72D60DA1" w14:textId="77777777" w:rsidR="008563F6" w:rsidRDefault="00553B33">
      <w:pPr>
        <w:spacing w:after="120"/>
        <w:jc w:val="both"/>
      </w:pPr>
      <w:r>
        <w:t xml:space="preserve">Fischer, M. J., Lynch, N. A., &amp; Paterson, M. S. (1985). Impossibility of distributed consensus with one faulty process. </w:t>
      </w:r>
      <w:r>
        <w:rPr>
          <w:i/>
        </w:rPr>
        <w:t>Journal of the ACM, 32</w:t>
      </w:r>
      <w:r>
        <w:t>(2), 374–382.</w:t>
      </w:r>
      <w:ins w:id="1172" w:author="Millicent  Mufambi" w:date="2026-06-02T12:54:00Z" w16du:dateUtc="2026-06-02T10:54:00Z">
        <w:r>
          <w:t xml:space="preserve"> https://doi.org/10.1145/3149.214121</w:t>
        </w:r>
      </w:ins>
    </w:p>
    <w:p w14:paraId="18D5D100" w14:textId="77777777" w:rsidR="008563F6" w:rsidRDefault="00553B33">
      <w:pPr>
        <w:spacing w:after="120"/>
        <w:jc w:val="both"/>
      </w:pPr>
      <w:r>
        <w:t xml:space="preserve">Gueta, G. G., Abraham, I., Grossman, S., et al. (2019). SBFT: A scalable and decentralized trust infrastructure. In </w:t>
      </w:r>
      <w:r>
        <w:rPr>
          <w:i/>
        </w:rPr>
        <w:t>Proceedings of the 49th IEEE/IFIP International Conference on Dependable Systems and Networks (DSN)</w:t>
      </w:r>
      <w:r>
        <w:t xml:space="preserve"> (pp. 568–580). IEEE.</w:t>
      </w:r>
      <w:ins w:id="1173" w:author="Millicent  Mufambi" w:date="2026-06-02T12:54:00Z" w16du:dateUtc="2026-06-02T10:54:00Z">
        <w:r>
          <w:t xml:space="preserve"> https://doi.org/10.1109/DSN.2019.00063</w:t>
        </w:r>
      </w:ins>
    </w:p>
    <w:p w14:paraId="5DBFBC0C" w14:textId="77777777" w:rsidR="008563F6" w:rsidRDefault="00553B33">
      <w:pPr>
        <w:spacing w:after="120"/>
        <w:jc w:val="both"/>
      </w:pPr>
      <w:r>
        <w:t xml:space="preserve">Gupta, R., Pal, S., Kanade, A., &amp; Shevade, S. (2017). DeepFix: Fixing common C language errors by deep learning. In </w:t>
      </w:r>
      <w:r>
        <w:rPr>
          <w:i/>
        </w:rPr>
        <w:t>Proceedings of the 31st AAAI Conference on Artificial Intelligence</w:t>
      </w:r>
      <w:r>
        <w:t xml:space="preserve"> (pp. 1345–1351). AAAI Press.</w:t>
      </w:r>
      <w:ins w:id="1174" w:author="Millicent  Mufambi" w:date="2026-06-02T12:54:00Z" w16du:dateUtc="2026-06-02T10:54:00Z">
        <w:r>
          <w:t xml:space="preserve"> https://doi.org/10.1609/aaai.v31i1.10742</w:t>
        </w:r>
      </w:ins>
    </w:p>
    <w:p w14:paraId="1F9E0A67" w14:textId="77777777" w:rsidR="008563F6" w:rsidRDefault="00553B33">
      <w:pPr>
        <w:spacing w:after="120"/>
        <w:jc w:val="both"/>
        <w:rPr>
          <w:moveTo w:id="1175" w:author="Millicent  Mufambi" w:date="2026-06-02T12:54:00Z" w16du:dateUtc="2026-06-02T10:54:00Z"/>
        </w:rPr>
      </w:pPr>
      <w:moveToRangeStart w:id="1176" w:author="Millicent  Mufambi" w:date="2026-06-02T12:54:00Z" w:name="move231297311"/>
      <w:moveTo w:id="1177" w:author="Millicent  Mufambi" w:date="2026-06-02T12:54:00Z" w16du:dateUtc="2026-06-02T10:54:00Z">
        <w:r>
          <w:t xml:space="preserve">Hong, S., Zhuge, M., Chen, J., Zheng, X., Cheng, Y., Wang, J., et al. (2024). MetaGPT: Meta programming for a multi-agent collaborative framework. In </w:t>
        </w:r>
        <w:r>
          <w:rPr>
            <w:i/>
          </w:rPr>
          <w:t>Proceedings of the 12th International Conference on Learning Representations (ICLR)</w:t>
        </w:r>
        <w:r>
          <w:t xml:space="preserve"> (Oral). OpenReview.</w:t>
        </w:r>
      </w:moveTo>
    </w:p>
    <w:moveToRangeEnd w:id="1176"/>
    <w:p w14:paraId="0D01D66E" w14:textId="77777777" w:rsidR="008563F6" w:rsidRDefault="00553B33">
      <w:pPr>
        <w:spacing w:after="120"/>
        <w:jc w:val="both"/>
      </w:pPr>
      <w:r>
        <w:t xml:space="preserve">Just, R., Jalali, D., &amp; Ernst, M. D. (2014). Defects4J: A database of existing faults to enable controlled testing studies for Java programs. In </w:t>
      </w:r>
      <w:r>
        <w:rPr>
          <w:i/>
        </w:rPr>
        <w:t>Proceedings of the International Symposium on Software Testing and Analysis (ISSTA)</w:t>
      </w:r>
      <w:r>
        <w:t xml:space="preserve"> (pp. 437–440). ACM.</w:t>
      </w:r>
      <w:ins w:id="1178" w:author="Millicent  Mufambi" w:date="2026-06-02T12:54:00Z" w16du:dateUtc="2026-06-02T10:54:00Z">
        <w:r>
          <w:t xml:space="preserve"> https://doi.org/10.1145/2610384.2628055</w:t>
        </w:r>
      </w:ins>
    </w:p>
    <w:p w14:paraId="1A8BF89B" w14:textId="77777777" w:rsidR="008563F6" w:rsidRDefault="00553B33">
      <w:pPr>
        <w:spacing w:after="120"/>
        <w:jc w:val="both"/>
      </w:pPr>
      <w:r>
        <w:t xml:space="preserve">Kotla, R., Alvisi, L., Dahlin, M., Clement, A., &amp; Wong, E. (2007). Zyzzyva: Speculative Byzantine fault tolerance. In </w:t>
      </w:r>
      <w:r>
        <w:rPr>
          <w:i/>
        </w:rPr>
        <w:t>Proceedings of the 21st ACM Symposium on Operating Systems Principles (SOSP)</w:t>
      </w:r>
      <w:r>
        <w:t xml:space="preserve"> (pp. 45–58). ACM.</w:t>
      </w:r>
      <w:ins w:id="1179" w:author="Millicent  Mufambi" w:date="2026-06-02T12:54:00Z" w16du:dateUtc="2026-06-02T10:54:00Z">
        <w:r>
          <w:t xml:space="preserve"> https://doi.org/10.1145/1294261.1294267</w:t>
        </w:r>
      </w:ins>
    </w:p>
    <w:p w14:paraId="06CD0018" w14:textId="77777777" w:rsidR="008563F6" w:rsidRDefault="00553B33">
      <w:pPr>
        <w:spacing w:after="120"/>
        <w:jc w:val="both"/>
      </w:pPr>
      <w:r>
        <w:t xml:space="preserve">Lamport, L., Shostak, R., &amp; Pease, M. (1982). The Byzantine generals problem. </w:t>
      </w:r>
      <w:r>
        <w:rPr>
          <w:i/>
        </w:rPr>
        <w:t>ACM Transactions on Programming Languages and Systems, 4</w:t>
      </w:r>
      <w:r>
        <w:t>(3), 382–401.</w:t>
      </w:r>
      <w:ins w:id="1180" w:author="Millicent  Mufambi" w:date="2026-06-02T12:54:00Z" w16du:dateUtc="2026-06-02T10:54:00Z">
        <w:r>
          <w:t xml:space="preserve"> https://doi.org/10.1145/357172.357176</w:t>
        </w:r>
      </w:ins>
    </w:p>
    <w:p w14:paraId="01894B86" w14:textId="77777777" w:rsidR="008563F6" w:rsidRDefault="00553B33">
      <w:pPr>
        <w:spacing w:after="120"/>
        <w:jc w:val="both"/>
      </w:pPr>
      <w:r>
        <w:t xml:space="preserve">Le Goues, C., Nguyen, T., Forrest, S., &amp; Weimer, W. (2012). GenProg: A generic method for automatic software repair. </w:t>
      </w:r>
      <w:r>
        <w:rPr>
          <w:i/>
        </w:rPr>
        <w:t>IEEE Transactions on Software Engineering, 38</w:t>
      </w:r>
      <w:r>
        <w:t>(1), 54–72.</w:t>
      </w:r>
      <w:ins w:id="1181" w:author="Millicent  Mufambi" w:date="2026-06-02T12:54:00Z" w16du:dateUtc="2026-06-02T10:54:00Z">
        <w:r>
          <w:t xml:space="preserve"> https://doi.org/10.1109/TSE.2011.104</w:t>
        </w:r>
      </w:ins>
    </w:p>
    <w:p w14:paraId="0B230D01" w14:textId="77777777" w:rsidR="008563F6" w:rsidRDefault="00553B33">
      <w:pPr>
        <w:spacing w:after="120"/>
        <w:jc w:val="both"/>
        <w:rPr>
          <w:moveTo w:id="1182" w:author="Millicent  Mufambi" w:date="2026-06-02T12:54:00Z" w16du:dateUtc="2026-06-02T10:54:00Z"/>
        </w:rPr>
      </w:pPr>
      <w:moveToRangeStart w:id="1183" w:author="Millicent  Mufambi" w:date="2026-06-02T12:54:00Z" w:name="move231297312"/>
      <w:moveTo w:id="1184" w:author="Millicent  Mufambi" w:date="2026-06-02T12:54:00Z" w16du:dateUtc="2026-06-02T10:54:00Z">
        <w:r>
          <w:t xml:space="preserve">Li, G., Hammoud, H. A. A. K., Itani, H., Khizbullin, D., &amp; Ghanem, B. (2023). CAMEL: Communicative agents for "mind" exploration of large language model society. In </w:t>
        </w:r>
        <w:r>
          <w:rPr>
            <w:i/>
          </w:rPr>
          <w:t>Advances in Neural Information Processing Systems (NeurIPS) 36</w:t>
        </w:r>
        <w:r>
          <w:t>. Curran Associates.</w:t>
        </w:r>
      </w:moveTo>
    </w:p>
    <w:moveToRangeEnd w:id="1183"/>
    <w:p w14:paraId="5AB6911E" w14:textId="77777777" w:rsidR="008563F6" w:rsidRDefault="00553B33">
      <w:pPr>
        <w:spacing w:after="120"/>
        <w:jc w:val="both"/>
      </w:pPr>
      <w:r>
        <w:t xml:space="preserve">Marginean, A., Bader, J., Chandra, S., Harman, M., Jia, Y., Mao, K., et al. (2019). SapFix: Automated end-to-end repair at scale. In </w:t>
      </w:r>
      <w:r>
        <w:rPr>
          <w:i/>
        </w:rPr>
        <w:t>Proceedings of the 41st International Conference on Software Engineering: Software Engineering in Practice (ICSE-SEIP)</w:t>
      </w:r>
      <w:r>
        <w:t xml:space="preserve"> (pp. 269–278). IEEE.</w:t>
      </w:r>
      <w:ins w:id="1185" w:author="Millicent  Mufambi" w:date="2026-06-02T12:54:00Z" w16du:dateUtc="2026-06-02T10:54:00Z">
        <w:r>
          <w:t xml:space="preserve"> https://doi.org/10.1109/ICSE-SEIP.2019.00039</w:t>
        </w:r>
      </w:ins>
    </w:p>
    <w:p w14:paraId="28EA0241" w14:textId="77777777" w:rsidR="008563F6" w:rsidRDefault="00553B33">
      <w:pPr>
        <w:spacing w:after="120"/>
        <w:jc w:val="both"/>
        <w:rPr>
          <w:ins w:id="1186" w:author="Millicent  Mufambi" w:date="2026-06-02T12:54:00Z" w16du:dateUtc="2026-06-02T10:54:00Z"/>
        </w:rPr>
      </w:pPr>
      <w:ins w:id="1187" w:author="Millicent  Mufambi" w:date="2026-06-02T12:54:00Z" w16du:dateUtc="2026-06-02T10:54:00Z">
        <w:r>
          <w:t>Maturi, M. H., De La Cruz, E., Addula, S. R., Yadulla, A. R., Kathalikkattil Ravindran, R., Nadella, G. S., Gonaygunta, H., &amp; Meduri, K. (2025). Enhancing smart contract security with explainable AI: A framework for re-entrancy vulnerability detection and explanation. In 2025 IEEE Systems and Information Engineering Design Symposium (SIEDS). IEEE. https://doi.org/10.1109/SIEDS65500.2025.11021147</w:t>
        </w:r>
      </w:ins>
    </w:p>
    <w:p w14:paraId="34654B62" w14:textId="77777777" w:rsidR="008563F6" w:rsidRDefault="00553B33">
      <w:pPr>
        <w:spacing w:after="120"/>
        <w:jc w:val="both"/>
      </w:pPr>
      <w:r>
        <w:t xml:space="preserve">Mechtaev, S., Yi, J., &amp; Roychoudhury, A. (2016). Angelix: Scalable multiline program patch synthesis via symbolic analysis. In </w:t>
      </w:r>
      <w:r>
        <w:rPr>
          <w:i/>
        </w:rPr>
        <w:t>Proceedings of the 38th International Conference on Software Engineering (ICSE)</w:t>
      </w:r>
      <w:r>
        <w:t xml:space="preserve"> (pp. 691–701). ACM.</w:t>
      </w:r>
      <w:ins w:id="1188" w:author="Millicent  Mufambi" w:date="2026-06-02T12:54:00Z" w16du:dateUtc="2026-06-02T10:54:00Z">
        <w:r>
          <w:t xml:space="preserve"> https://doi.org/10.1145/2884781.2884807</w:t>
        </w:r>
      </w:ins>
    </w:p>
    <w:p w14:paraId="2D09CB4A" w14:textId="77777777" w:rsidR="008563F6" w:rsidRDefault="00553B33">
      <w:pPr>
        <w:spacing w:after="120"/>
        <w:jc w:val="both"/>
      </w:pPr>
      <w:r>
        <w:t xml:space="preserve">Miller, A., Xia, Y., Croman, K., Shi, E., &amp; Song, D. (2016). The Honey Badger of BFT protocols. In </w:t>
      </w:r>
      <w:r>
        <w:rPr>
          <w:i/>
        </w:rPr>
        <w:t>Proceedings of the ACM SIGSAC Conference on Computer and Communications Security (CCS)</w:t>
      </w:r>
      <w:r>
        <w:t xml:space="preserve"> (pp. 31–42). ACM.</w:t>
      </w:r>
      <w:ins w:id="1189" w:author="Millicent  Mufambi" w:date="2026-06-02T12:54:00Z" w16du:dateUtc="2026-06-02T10:54:00Z">
        <w:r>
          <w:t xml:space="preserve"> https://doi.org/10.1145/2976749.2978399</w:t>
        </w:r>
      </w:ins>
    </w:p>
    <w:p w14:paraId="6BC8A3CE" w14:textId="77777777" w:rsidR="008563F6" w:rsidRDefault="00553B33">
      <w:pPr>
        <w:spacing w:after="120"/>
        <w:jc w:val="both"/>
      </w:pPr>
      <w:r>
        <w:t xml:space="preserve">Nguyen, H. D. T., Qi, D., Roychoudhury, A., &amp; Chandra, S. (2013). SemFix: Program repair via semantic analysis. In </w:t>
      </w:r>
      <w:r>
        <w:rPr>
          <w:i/>
        </w:rPr>
        <w:t>Proceedings of the 35th International Conference on Software Engineering (ICSE)</w:t>
      </w:r>
      <w:r>
        <w:t xml:space="preserve"> (pp. 772–781). IEEE.</w:t>
      </w:r>
      <w:ins w:id="1190" w:author="Millicent  Mufambi" w:date="2026-06-02T12:54:00Z" w16du:dateUtc="2026-06-02T10:54:00Z">
        <w:r>
          <w:t xml:space="preserve"> https://doi.org/10.1109/ICSE.2013.6606623</w:t>
        </w:r>
      </w:ins>
    </w:p>
    <w:p w14:paraId="0B411272" w14:textId="77777777" w:rsidR="008563F6" w:rsidRDefault="00553B33">
      <w:pPr>
        <w:spacing w:after="120"/>
        <w:jc w:val="both"/>
        <w:rPr>
          <w:ins w:id="1191" w:author="Millicent  Mufambi" w:date="2026-06-02T12:54:00Z" w16du:dateUtc="2026-06-02T10:54:00Z"/>
        </w:rPr>
      </w:pPr>
      <w:moveToRangeStart w:id="1192" w:author="Millicent  Mufambi" w:date="2026-06-02T12:54:00Z" w:name="move231297313"/>
      <w:moveTo w:id="1193" w:author="Millicent  Mufambi" w:date="2026-06-02T12:54:00Z" w16du:dateUtc="2026-06-02T10:54:00Z">
        <w:r>
          <w:t xml:space="preserve">Qian, C., Liu, W., Liu, H., Chen, N., Dang, Y., Li, J., et al. (2024). ChatDev: Communicative agents for software development. In </w:t>
        </w:r>
        <w:r>
          <w:rPr>
            <w:i/>
          </w:rPr>
          <w:t>Proceedings of the 62nd Annual Meeting of the Association for Computational Linguistics (ACL)</w:t>
        </w:r>
        <w:r>
          <w:t>. ACL.</w:t>
        </w:r>
      </w:moveTo>
      <w:moveToRangeEnd w:id="1192"/>
      <w:ins w:id="1194" w:author="Millicent  Mufambi" w:date="2026-06-02T12:54:00Z" w16du:dateUtc="2026-06-02T10:54:00Z">
        <w:r>
          <w:t xml:space="preserve"> https://doi.org/10.18653/v1/2024.acl-long.810</w:t>
        </w:r>
      </w:ins>
    </w:p>
    <w:p w14:paraId="5A6D5596" w14:textId="77777777" w:rsidR="008563F6" w:rsidRDefault="00553B33">
      <w:pPr>
        <w:spacing w:after="120"/>
        <w:jc w:val="both"/>
      </w:pPr>
      <w:r>
        <w:t xml:space="preserve">Shinn, N., Cassano, F., Berman, E., Gopinath, A., Narasimhan, K., &amp; Yao, S. (2023). Reflexion: Language agents with verbal reinforcement learning. In </w:t>
      </w:r>
      <w:r>
        <w:rPr>
          <w:i/>
        </w:rPr>
        <w:t>Advances in Neural Information Processing Systems (NeurIPS) 36</w:t>
      </w:r>
      <w:r>
        <w:t>.</w:t>
      </w:r>
    </w:p>
    <w:p w14:paraId="2F7941D8" w14:textId="77777777" w:rsidR="008563F6" w:rsidRDefault="00553B33">
      <w:pPr>
        <w:spacing w:after="120"/>
        <w:jc w:val="both"/>
      </w:pPr>
      <w:r>
        <w:t xml:space="preserve">Smith, E. K., Barr, E. T., Le Goues, C., &amp; Brun, Y. (2015). Is the cure worse than the disease? Overfitting in automated program repair. In </w:t>
      </w:r>
      <w:r>
        <w:rPr>
          <w:i/>
        </w:rPr>
        <w:t>Proceedings of the 10th Joint Meeting of the European Software Engineering Conference and the ACM SIGSOFT Symposium on the Foundations of Software Engineering (ESEC/FSE)</w:t>
      </w:r>
      <w:r>
        <w:t xml:space="preserve"> (pp. 532–543). ACM.</w:t>
      </w:r>
      <w:ins w:id="1195" w:author="Millicent  Mufambi" w:date="2026-06-02T12:54:00Z" w16du:dateUtc="2026-06-02T10:54:00Z">
        <w:r>
          <w:t xml:space="preserve"> https://doi.org/10.1145/2786805.2786825</w:t>
        </w:r>
      </w:ins>
    </w:p>
    <w:p w14:paraId="59DFD9F4" w14:textId="77777777" w:rsidR="008563F6" w:rsidRDefault="00553B33">
      <w:pPr>
        <w:spacing w:after="120"/>
        <w:jc w:val="both"/>
      </w:pPr>
      <w:r>
        <w:t xml:space="preserve">Veronese, G. S., Correia, M., Bessani, A. N., Lung, L. C., &amp; Verissimo, P. (2013). Efficient Byzantine fault-tolerance. </w:t>
      </w:r>
      <w:r>
        <w:rPr>
          <w:i/>
        </w:rPr>
        <w:t>IEEE Transactions on Computers, 62</w:t>
      </w:r>
      <w:r>
        <w:t>(1), 16–30.</w:t>
      </w:r>
      <w:ins w:id="1196" w:author="Millicent  Mufambi" w:date="2026-06-02T12:54:00Z" w16du:dateUtc="2026-06-02T10:54:00Z">
        <w:r>
          <w:t xml:space="preserve"> https://doi.org/10.1109/TC.2011.221</w:t>
        </w:r>
      </w:ins>
    </w:p>
    <w:p w14:paraId="7BB94159" w14:textId="77777777" w:rsidR="008563F6" w:rsidRDefault="00553B33">
      <w:pPr>
        <w:spacing w:after="120"/>
        <w:jc w:val="both"/>
        <w:rPr>
          <w:ins w:id="1197" w:author="Millicent  Mufambi" w:date="2026-06-02T12:54:00Z" w16du:dateUtc="2026-06-02T10:54:00Z"/>
        </w:rPr>
      </w:pPr>
      <w:ins w:id="1198" w:author="Millicent  Mufambi" w:date="2026-06-02T12:54:00Z" w16du:dateUtc="2026-06-02T10:54:00Z">
        <w:r>
          <w:t>Wang, X., Wei, J., Schuurmans, D., Le, Q., Chi, E., Narang, S., Chowdhery, A., &amp; Zhou, D. (2023). Self-consistency improves chain-of-thought reasoning in language models. In Proceedings of the 11th International Conference on Learning Representations (ICLR).</w:t>
        </w:r>
      </w:ins>
    </w:p>
    <w:p w14:paraId="0D0D0020" w14:textId="77777777" w:rsidR="008563F6" w:rsidRDefault="00553B33">
      <w:pPr>
        <w:spacing w:after="120"/>
        <w:jc w:val="both"/>
        <w:rPr>
          <w:ins w:id="1199" w:author="Millicent  Mufambi" w:date="2026-06-02T12:54:00Z" w16du:dateUtc="2026-06-02T10:54:00Z"/>
        </w:rPr>
      </w:pPr>
      <w:moveToRangeStart w:id="1200" w:author="Millicent  Mufambi" w:date="2026-06-02T12:54:00Z" w:name="move231297314"/>
      <w:moveTo w:id="1201" w:author="Millicent  Mufambi" w:date="2026-06-02T12:54:00Z" w16du:dateUtc="2026-06-02T10:54:00Z">
        <w:r>
          <w:t xml:space="preserve">Widyasari, R., Sim, S. Q., Lok, C., Qi, H., Phan, J., Tay, Q., et al. (2020). BugsInPy: A database of existing bugs in Python programs to enable controlled testing and debugging studies. In </w:t>
        </w:r>
        <w:r>
          <w:rPr>
            <w:i/>
          </w:rPr>
          <w:t>Proceedings of the 28th ACM Joint European Software Engineering Conference and Symposium on the Foundations of Software Engineering (ESEC/FSE)</w:t>
        </w:r>
        <w:r>
          <w:t xml:space="preserve"> (pp. 1556–1560). ACM.</w:t>
        </w:r>
      </w:moveTo>
      <w:moveToRangeEnd w:id="1200"/>
      <w:ins w:id="1202" w:author="Millicent  Mufambi" w:date="2026-06-02T12:54:00Z" w16du:dateUtc="2026-06-02T10:54:00Z">
        <w:r>
          <w:t xml:space="preserve"> https://doi.org/10.1145/3368089.3417943</w:t>
        </w:r>
      </w:ins>
    </w:p>
    <w:p w14:paraId="46CA8ACA" w14:textId="77777777" w:rsidR="008563F6" w:rsidRDefault="00553B33">
      <w:pPr>
        <w:spacing w:after="120"/>
        <w:jc w:val="both"/>
        <w:rPr>
          <w:ins w:id="1203" w:author="Millicent  Mufambi" w:date="2026-06-02T12:54:00Z" w16du:dateUtc="2026-06-02T10:54:00Z"/>
        </w:rPr>
      </w:pPr>
      <w:moveToRangeStart w:id="1204" w:author="Millicent  Mufambi" w:date="2026-06-02T12:54:00Z" w:name="move231297315"/>
      <w:moveTo w:id="1205" w:author="Millicent  Mufambi" w:date="2026-06-02T12:54:00Z" w16du:dateUtc="2026-06-02T10:54:00Z">
        <w:r>
          <w:t xml:space="preserve">Wu, Q., Bansal, G., Zhang, J., Wu, Y., Zhang, S., Zhu, E., et al. (2024). AutoGen: Enabling next-gen LLM applications via multi-agent conversation. In </w:t>
        </w:r>
        <w:r>
          <w:rPr>
            <w:i/>
          </w:rPr>
          <w:t>ICLR 2024 Workshop on Large Language Model (LLM) Agents</w:t>
        </w:r>
        <w:r>
          <w:t xml:space="preserve"> (Best Paper). OpenReview.</w:t>
        </w:r>
      </w:moveTo>
      <w:moveToRangeEnd w:id="1204"/>
    </w:p>
    <w:p w14:paraId="633B45F1" w14:textId="77777777" w:rsidR="008563F6" w:rsidRDefault="00553B33">
      <w:pPr>
        <w:spacing w:after="120"/>
        <w:jc w:val="both"/>
      </w:pPr>
      <w:r>
        <w:t xml:space="preserve">Xia, C. S., &amp; Zhang, L. (2022). Less training, more repairing please: Revisiting automated program repair via zero-shot learning. In </w:t>
      </w:r>
      <w:r>
        <w:rPr>
          <w:i/>
        </w:rPr>
        <w:t>Proceedings of the 30th ACM Joint European Software Engineering Conference and Symposium on the Foundations of Software Engineering (ESEC/FSE)</w:t>
      </w:r>
      <w:r>
        <w:t xml:space="preserve"> (pp. 959–971). ACM.</w:t>
      </w:r>
    </w:p>
    <w:p w14:paraId="73F7113A" w14:textId="77777777" w:rsidR="008563F6" w:rsidRDefault="00553B33">
      <w:pPr>
        <w:spacing w:after="120"/>
        <w:jc w:val="both"/>
      </w:pPr>
      <w:r>
        <w:t xml:space="preserve">Yao, S., Zhao, J., Yu, D., Du, N., Shafran, I., Narasimhan, K., &amp; Cao, Y. (2023). ReAct: Synergizing reasoning and acting in language models. In </w:t>
      </w:r>
      <w:r>
        <w:rPr>
          <w:i/>
        </w:rPr>
        <w:t>Proceedings of the 11th International Conference on Learning Representations (ICLR)</w:t>
      </w:r>
      <w:r>
        <w:t>.</w:t>
      </w:r>
    </w:p>
    <w:p w14:paraId="685CE6BD" w14:textId="77777777" w:rsidR="008563F6" w:rsidRDefault="00553B33">
      <w:pPr>
        <w:spacing w:after="120"/>
        <w:jc w:val="both"/>
      </w:pPr>
      <w:r>
        <w:t xml:space="preserve">Yin, M., Malkhi, D., Reiter, M. K., Gueta, G. G., &amp; Abraham, I. (2019). HotStuff: BFT consensus with linearity and responsiveness. In </w:t>
      </w:r>
      <w:r>
        <w:rPr>
          <w:i/>
        </w:rPr>
        <w:t>Proceedings of the 38th ACM Symposium on Principles of Distributed Computing (PODC)</w:t>
      </w:r>
      <w:r>
        <w:t xml:space="preserve"> (pp. 347–356). ACM.</w:t>
      </w:r>
      <w:ins w:id="1206" w:author="Millicent  Mufambi" w:date="2026-06-02T12:54:00Z" w16du:dateUtc="2026-06-02T10:54:00Z">
        <w:r>
          <w:t xml:space="preserve"> https://doi.org/10.1145/3293611.3331591</w:t>
        </w:r>
      </w:ins>
    </w:p>
    <w:p w14:paraId="7654D89C" w14:textId="77777777" w:rsidR="008563F6" w:rsidRDefault="00553B33">
      <w:pPr>
        <w:spacing w:after="120"/>
        <w:jc w:val="both"/>
        <w:rPr>
          <w:moveFrom w:id="1207" w:author="Millicent  Mufambi" w:date="2026-06-02T12:54:00Z" w16du:dateUtc="2026-06-02T10:54:00Z"/>
        </w:rPr>
      </w:pPr>
      <w:ins w:id="1208" w:author="Millicent  Mufambi" w:date="2026-06-02T12:54:00Z" w16du:dateUtc="2026-06-02T10:54:00Z">
        <w:r>
          <w:t>Zhang, Y., Ruan, H., Fan, Z., &amp; Roychoudhury, A. (2024). AutoCodeRover: Autonomous program improvement. In Proceedings of the 33rd ACM SIGSOFT International Symposium on Software Testing and Analysis (ISSTA). ACM. https://doi.org/10.1145/3650212.3680384</w:t>
        </w:r>
      </w:ins>
      <w:moveFromRangeStart w:id="1209" w:author="Millicent  Mufambi" w:date="2026-06-02T12:54:00Z" w:name="move231297311"/>
      <w:moveFrom w:id="1210" w:author="Millicent  Mufambi" w:date="2026-06-02T12:54:00Z" w16du:dateUtc="2026-06-02T10:54:00Z">
        <w:r>
          <w:t xml:space="preserve">Hong, S., Zhuge, M., Chen, J., Zheng, X., Cheng, Y., Wang, J., et al. (2024). MetaGPT: Meta programming for a multi-agent collaborative framework. In </w:t>
        </w:r>
        <w:r>
          <w:rPr>
            <w:i/>
          </w:rPr>
          <w:t>Proceedings of the 12th International Conference on Learning Representations (ICLR)</w:t>
        </w:r>
        <w:r>
          <w:t xml:space="preserve"> (Oral). OpenReview.</w:t>
        </w:r>
      </w:moveFrom>
    </w:p>
    <w:p w14:paraId="3006D9D9" w14:textId="77777777" w:rsidR="008563F6" w:rsidRDefault="00553B33">
      <w:pPr>
        <w:spacing w:after="120"/>
        <w:jc w:val="both"/>
        <w:rPr>
          <w:moveFrom w:id="1211" w:author="Millicent  Mufambi" w:date="2026-06-02T12:54:00Z" w16du:dateUtc="2026-06-02T10:54:00Z"/>
        </w:rPr>
      </w:pPr>
      <w:moveFromRangeStart w:id="1212" w:author="Millicent  Mufambi" w:date="2026-06-02T12:54:00Z" w:name="move231297312"/>
      <w:moveFromRangeEnd w:id="1209"/>
      <w:moveFrom w:id="1213" w:author="Millicent  Mufambi" w:date="2026-06-02T12:54:00Z" w16du:dateUtc="2026-06-02T10:54:00Z">
        <w:r>
          <w:t xml:space="preserve">Li, G., Hammoud, H. A. A. K., Itani, H., Khizbullin, D., &amp; Ghanem, B. (2023). CAMEL: Communicative agents for "mind" exploration of large language model society. In </w:t>
        </w:r>
        <w:r>
          <w:rPr>
            <w:i/>
          </w:rPr>
          <w:t>Advances in Neural Information Processing Systems (NeurIPS) 36</w:t>
        </w:r>
        <w:r>
          <w:t>. Curran Associates.</w:t>
        </w:r>
      </w:moveFrom>
    </w:p>
    <w:p w14:paraId="3FF2D740" w14:textId="77777777" w:rsidR="008563F6" w:rsidRDefault="00553B33">
      <w:pPr>
        <w:spacing w:after="120"/>
        <w:jc w:val="both"/>
        <w:rPr>
          <w:del w:id="1214" w:author="Millicent  Mufambi" w:date="2026-06-02T12:54:00Z" w16du:dateUtc="2026-06-02T10:54:00Z"/>
        </w:rPr>
      </w:pPr>
      <w:moveFromRangeStart w:id="1215" w:author="Millicent  Mufambi" w:date="2026-06-02T12:54:00Z" w:name="move231297313"/>
      <w:moveFromRangeEnd w:id="1212"/>
      <w:moveFrom w:id="1216" w:author="Millicent  Mufambi" w:date="2026-06-02T12:54:00Z" w16du:dateUtc="2026-06-02T10:54:00Z">
        <w:r>
          <w:t xml:space="preserve">Qian, C., Liu, W., Liu, H., Chen, N., Dang, Y., Li, J., et al. (2024). ChatDev: Communicative agents for software development. In </w:t>
        </w:r>
        <w:r>
          <w:rPr>
            <w:i/>
          </w:rPr>
          <w:t>Proceedings of the 62nd Annual Meeting of the Association for Computational Linguistics (ACL)</w:t>
        </w:r>
        <w:r>
          <w:t>. ACL.</w:t>
        </w:r>
      </w:moveFrom>
      <w:moveFromRangeEnd w:id="1215"/>
    </w:p>
    <w:p w14:paraId="62388592" w14:textId="77777777" w:rsidR="008563F6" w:rsidRDefault="00553B33">
      <w:pPr>
        <w:spacing w:after="120"/>
        <w:jc w:val="both"/>
        <w:rPr>
          <w:del w:id="1217" w:author="Millicent  Mufambi" w:date="2026-06-02T12:54:00Z" w16du:dateUtc="2026-06-02T10:54:00Z"/>
        </w:rPr>
      </w:pPr>
      <w:moveFromRangeStart w:id="1218" w:author="Millicent  Mufambi" w:date="2026-06-02T12:54:00Z" w:name="move231297314"/>
      <w:moveFrom w:id="1219" w:author="Millicent  Mufambi" w:date="2026-06-02T12:54:00Z" w16du:dateUtc="2026-06-02T10:54:00Z">
        <w:r>
          <w:t xml:space="preserve">Widyasari, R., Sim, S. Q., Lok, C., Qi, H., Phan, J., Tay, Q., et al. (2020). BugsInPy: A database of existing bugs in Python programs to enable controlled testing and debugging studies. In </w:t>
        </w:r>
        <w:r>
          <w:rPr>
            <w:i/>
          </w:rPr>
          <w:t>Proceedings of the 28th ACM Joint European Software Engineering Conference and Symposium on the Foundations of Software Engineering (ESEC/FSE)</w:t>
        </w:r>
        <w:r>
          <w:t xml:space="preserve"> (pp. 1556–1560). ACM.</w:t>
        </w:r>
      </w:moveFrom>
      <w:moveFromRangeEnd w:id="1218"/>
    </w:p>
    <w:p w14:paraId="4F0CC67D" w14:textId="77777777" w:rsidR="008563F6" w:rsidRDefault="00553B33">
      <w:pPr>
        <w:spacing w:after="120"/>
        <w:jc w:val="both"/>
      </w:pPr>
      <w:moveFromRangeStart w:id="1220" w:author="Millicent  Mufambi" w:date="2026-06-02T12:54:00Z" w:name="move231297315"/>
      <w:moveFrom w:id="1221" w:author="Millicent  Mufambi" w:date="2026-06-02T12:54:00Z" w16du:dateUtc="2026-06-02T10:54:00Z">
        <w:r>
          <w:t xml:space="preserve">Wu, Q., Bansal, G., Zhang, J., Wu, Y., Zhang, S., Zhu, E., et al. (2024). AutoGen: Enabling next-gen LLM applications via multi-agent conversation. In </w:t>
        </w:r>
        <w:r>
          <w:rPr>
            <w:i/>
          </w:rPr>
          <w:t>ICLR 2024 Workshop on Large Language Model (LLM) Agents</w:t>
        </w:r>
        <w:r>
          <w:t xml:space="preserve"> (Best Paper). OpenReview.</w:t>
        </w:r>
      </w:moveFrom>
      <w:moveFromRangeEnd w:id="1220"/>
    </w:p>
    <w:sectPr w:rsidR="008563F6" w:rsidSect="00034616">
      <w:headerReference w:type="even" r:id="rId15"/>
      <w:headerReference w:type="default" r:id="rId16"/>
      <w:footerReference w:type="default" r:id="rId17"/>
      <w:headerReference w:type="first" r:id="rId1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B796E" w14:textId="77777777" w:rsidR="00553B33" w:rsidRDefault="00553B33" w:rsidP="00042081">
      <w:pPr>
        <w:spacing w:after="0" w:line="240" w:lineRule="auto"/>
      </w:pPr>
      <w:r>
        <w:separator/>
      </w:r>
    </w:p>
  </w:endnote>
  <w:endnote w:type="continuationSeparator" w:id="0">
    <w:p w14:paraId="23D53728" w14:textId="77777777" w:rsidR="00553B33" w:rsidRDefault="00553B33" w:rsidP="00042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59553" w14:textId="77777777" w:rsidR="00C777B7" w:rsidRDefault="00C777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CC7FE" w14:textId="77777777" w:rsidR="00553B33" w:rsidRDefault="00553B33" w:rsidP="00042081">
      <w:pPr>
        <w:spacing w:after="0" w:line="240" w:lineRule="auto"/>
      </w:pPr>
      <w:r>
        <w:separator/>
      </w:r>
    </w:p>
  </w:footnote>
  <w:footnote w:type="continuationSeparator" w:id="0">
    <w:p w14:paraId="065B505E" w14:textId="77777777" w:rsidR="00553B33" w:rsidRDefault="00553B33" w:rsidP="000420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0C070" w14:textId="77777777" w:rsidR="00042081" w:rsidRDefault="00042081">
    <w:pPr>
      <w:pStyle w:val="Header"/>
    </w:pPr>
    <w:r>
      <w:rPr>
        <w:noProof/>
      </w:rPr>
      <mc:AlternateContent>
        <mc:Choice Requires="wps">
          <w:drawing>
            <wp:anchor distT="0" distB="0" distL="0" distR="0" simplePos="0" relativeHeight="251659264" behindDoc="0" locked="0" layoutInCell="1" allowOverlap="1" wp14:anchorId="13976473" wp14:editId="153D55E0">
              <wp:simplePos x="635" y="635"/>
              <wp:positionH relativeFrom="page">
                <wp:align>right</wp:align>
              </wp:positionH>
              <wp:positionV relativeFrom="page">
                <wp:align>top</wp:align>
              </wp:positionV>
              <wp:extent cx="1483360" cy="368935"/>
              <wp:effectExtent l="0" t="0" r="0" b="12065"/>
              <wp:wrapNone/>
              <wp:docPr id="1380591397" name="Text Box 2">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368935"/>
                      </a:xfrm>
                      <a:prstGeom prst="rect">
                        <a:avLst/>
                      </a:prstGeom>
                      <a:noFill/>
                      <a:ln>
                        <a:noFill/>
                      </a:ln>
                    </wps:spPr>
                    <wps:txbx>
                      <w:txbxContent>
                        <w:p w14:paraId="02B88875" w14:textId="77777777" w:rsidR="00042081" w:rsidRPr="00042081" w:rsidRDefault="00042081" w:rsidP="00042081">
                          <w:pPr>
                            <w:spacing w:after="0"/>
                            <w:rPr>
                              <w:rFonts w:ascii="Aptos" w:eastAsia="Aptos" w:hAnsi="Aptos" w:cs="Aptos"/>
                              <w:noProof/>
                              <w:color w:val="000000"/>
                              <w:sz w:val="20"/>
                              <w:szCs w:val="20"/>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3976473" id="_x0000_t202" coordsize="21600,21600" o:spt="202" path="m,l,21600r21600,l21600,xe">
              <v:stroke joinstyle="miter"/>
              <v:path gradientshapeok="t" o:connecttype="rect"/>
            </v:shapetype>
            <v:shape id="Text Box 2" o:spid="_x0000_s1026" type="#_x0000_t202" style="position:absolute;margin-left:65.6pt;margin-top:0;width:116.8pt;height:29.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" filled="f" stroked="f">
              <v:textbox style="mso-fit-shape-to-text:t" inset="0,15pt,20pt,0">
                <w:txbxContent>
                  <w:p w14:paraId="02B88875" w14:textId="77777777" w:rsidR="00042081" w:rsidRPr="00042081" w:rsidRDefault="00042081" w:rsidP="00042081">
                    <w:pPr>
                      <w:spacing w:after="0"/>
                      <w:rPr>
                        <w:rFonts w:ascii="Aptos" w:eastAsia="Aptos" w:hAnsi="Aptos" w:cs="Aptos"/>
                        <w:noProof/>
                        <w:color w:val="000000"/>
                        <w:sz w:val="20"/>
                        <w:szCs w:val="20"/>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8FAC0" w14:textId="77777777" w:rsidR="00042081" w:rsidRDefault="00042081">
    <w:pPr>
      <w:pStyle w:val="Header"/>
    </w:pPr>
    <w:r>
      <w:rPr>
        <w:noProof/>
      </w:rPr>
      <mc:AlternateContent>
        <mc:Choice Requires="wps">
          <w:drawing>
            <wp:anchor distT="0" distB="0" distL="0" distR="0" simplePos="0" relativeHeight="251660288" behindDoc="0" locked="0" layoutInCell="1" allowOverlap="1" wp14:anchorId="12DB6A53" wp14:editId="2F95FBC0">
              <wp:simplePos x="899770" y="460858"/>
              <wp:positionH relativeFrom="page">
                <wp:align>right</wp:align>
              </wp:positionH>
              <wp:positionV relativeFrom="page">
                <wp:align>top</wp:align>
              </wp:positionV>
              <wp:extent cx="1483360" cy="368935"/>
              <wp:effectExtent l="0" t="0" r="0" b="12065"/>
              <wp:wrapNone/>
              <wp:docPr id="527880144" name="Text Box 3">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368935"/>
                      </a:xfrm>
                      <a:prstGeom prst="rect">
                        <a:avLst/>
                      </a:prstGeom>
                      <a:noFill/>
                      <a:ln>
                        <a:noFill/>
                      </a:ln>
                    </wps:spPr>
                    <wps:txbx>
                      <w:txbxContent>
                        <w:p w14:paraId="492686C3" w14:textId="77777777" w:rsidR="00042081" w:rsidRPr="00D539E6" w:rsidRDefault="00042081" w:rsidP="00042081">
                          <w:pPr>
                            <w:spacing w:after="0"/>
                            <w:rPr>
                              <w:rFonts w:ascii="Aptos" w:eastAsia="Aptos" w:hAnsi="Aptos" w:cs="Aptos"/>
                              <w:noProof/>
                              <w:color w:val="000000"/>
                              <w:sz w:val="20"/>
                              <w:szCs w:val="20"/>
                              <w:lang w:val="en-GB"/>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2DB6A53" id="_x0000_t202" coordsize="21600,21600" o:spt="202" path="m,l,21600r21600,l21600,xe">
              <v:stroke joinstyle="miter"/>
              <v:path gradientshapeok="t" o:connecttype="rect"/>
            </v:shapetype>
            <v:shape id="Text Box 3" o:spid="_x0000_s1027" type="#_x0000_t202" style="position:absolute;margin-left:65.6pt;margin-top:0;width:116.8pt;height:29.0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" filled="f" stroked="f">
              <v:textbox style="mso-fit-shape-to-text:t" inset="0,15pt,20pt,0">
                <w:txbxContent>
                  <w:p w14:paraId="492686C3" w14:textId="77777777" w:rsidR="00042081" w:rsidRPr="00D539E6" w:rsidRDefault="00042081" w:rsidP="00042081">
                    <w:pPr>
                      <w:spacing w:after="0"/>
                      <w:rPr>
                        <w:rFonts w:ascii="Aptos" w:eastAsia="Aptos" w:hAnsi="Aptos" w:cs="Aptos"/>
                        <w:noProof/>
                        <w:color w:val="000000"/>
                        <w:sz w:val="20"/>
                        <w:szCs w:val="20"/>
                        <w:lang w:val="en-GB"/>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7252F" w14:textId="77777777" w:rsidR="00042081" w:rsidRDefault="00042081">
    <w:pPr>
      <w:pStyle w:val="Header"/>
    </w:pPr>
    <w:r>
      <w:rPr>
        <w:noProof/>
      </w:rPr>
      <mc:AlternateContent>
        <mc:Choice Requires="wps">
          <w:drawing>
            <wp:anchor distT="0" distB="0" distL="0" distR="0" simplePos="0" relativeHeight="251658240" behindDoc="0" locked="0" layoutInCell="1" allowOverlap="1" wp14:anchorId="644EE3CC" wp14:editId="7B232CD1">
              <wp:simplePos x="635" y="635"/>
              <wp:positionH relativeFrom="page">
                <wp:align>right</wp:align>
              </wp:positionH>
              <wp:positionV relativeFrom="page">
                <wp:align>top</wp:align>
              </wp:positionV>
              <wp:extent cx="1483360" cy="368935"/>
              <wp:effectExtent l="0" t="0" r="0" b="12065"/>
              <wp:wrapNone/>
              <wp:docPr id="959629239" name="Text Box 1">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368935"/>
                      </a:xfrm>
                      <a:prstGeom prst="rect">
                        <a:avLst/>
                      </a:prstGeom>
                      <a:noFill/>
                      <a:ln>
                        <a:noFill/>
                      </a:ln>
                    </wps:spPr>
                    <wps:txbx>
                      <w:txbxContent>
                        <w:p w14:paraId="143CCE62" w14:textId="77777777" w:rsidR="00042081" w:rsidRPr="00042081" w:rsidRDefault="00042081" w:rsidP="00042081">
                          <w:pPr>
                            <w:spacing w:after="0"/>
                            <w:rPr>
                              <w:rFonts w:ascii="Aptos" w:eastAsia="Aptos" w:hAnsi="Aptos" w:cs="Aptos"/>
                              <w:noProof/>
                              <w:color w:val="000000"/>
                              <w:sz w:val="20"/>
                              <w:szCs w:val="20"/>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44EE3CC" id="_x0000_t202" coordsize="21600,21600" o:spt="202" path="m,l,21600r21600,l21600,xe">
              <v:stroke joinstyle="miter"/>
              <v:path gradientshapeok="t" o:connecttype="rect"/>
            </v:shapetype>
            <v:shape id="Text Box 1" o:spid="_x0000_s1028" type="#_x0000_t202" style="position:absolute;margin-left:65.6pt;margin-top:0;width:116.8pt;height:29.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" filled="f" stroked="f">
              <v:textbox style="mso-fit-shape-to-text:t" inset="0,15pt,20pt,0">
                <w:txbxContent>
                  <w:p w14:paraId="143CCE62" w14:textId="77777777" w:rsidR="00042081" w:rsidRPr="00042081" w:rsidRDefault="00042081" w:rsidP="00042081">
                    <w:pPr>
                      <w:spacing w:after="0"/>
                      <w:rPr>
                        <w:rFonts w:ascii="Aptos" w:eastAsia="Aptos" w:hAnsi="Aptos" w:cs="Aptos"/>
                        <w:noProof/>
                        <w:color w:val="000000"/>
                        <w:sz w:val="20"/>
                        <w:szCs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4608927">
    <w:abstractNumId w:val="8"/>
  </w:num>
  <w:num w:numId="2" w16cid:durableId="60450805">
    <w:abstractNumId w:val="6"/>
  </w:num>
  <w:num w:numId="3" w16cid:durableId="734931715">
    <w:abstractNumId w:val="5"/>
  </w:num>
  <w:num w:numId="4" w16cid:durableId="890576975">
    <w:abstractNumId w:val="4"/>
  </w:num>
  <w:num w:numId="5" w16cid:durableId="2035183411">
    <w:abstractNumId w:val="7"/>
  </w:num>
  <w:num w:numId="6" w16cid:durableId="1733507814">
    <w:abstractNumId w:val="3"/>
  </w:num>
  <w:num w:numId="7" w16cid:durableId="253366287">
    <w:abstractNumId w:val="2"/>
  </w:num>
  <w:num w:numId="8" w16cid:durableId="648100713">
    <w:abstractNumId w:val="1"/>
  </w:num>
  <w:num w:numId="9" w16cid:durableId="5717375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llicent  Mufambi">
    <w15:presenceInfo w15:providerId="AD" w15:userId="S::MufambiM@fbc.co.zw::08a96ba7-9ab0-4d43-a0e7-8976412c9d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FF3"/>
    <w:rsid w:val="00034616"/>
    <w:rsid w:val="00042081"/>
    <w:rsid w:val="0006063C"/>
    <w:rsid w:val="00127795"/>
    <w:rsid w:val="0015074B"/>
    <w:rsid w:val="001D0033"/>
    <w:rsid w:val="001F43A3"/>
    <w:rsid w:val="0029639D"/>
    <w:rsid w:val="00326F90"/>
    <w:rsid w:val="00355F27"/>
    <w:rsid w:val="00451004"/>
    <w:rsid w:val="00553B33"/>
    <w:rsid w:val="00617E39"/>
    <w:rsid w:val="00672F85"/>
    <w:rsid w:val="00686EE6"/>
    <w:rsid w:val="00690036"/>
    <w:rsid w:val="00806176"/>
    <w:rsid w:val="008563F6"/>
    <w:rsid w:val="009010E5"/>
    <w:rsid w:val="009937E6"/>
    <w:rsid w:val="009A77F3"/>
    <w:rsid w:val="00AA1D8D"/>
    <w:rsid w:val="00B47730"/>
    <w:rsid w:val="00B86343"/>
    <w:rsid w:val="00C777B7"/>
    <w:rsid w:val="00C94256"/>
    <w:rsid w:val="00CB0664"/>
    <w:rsid w:val="00D0266E"/>
    <w:rsid w:val="00D539E6"/>
    <w:rsid w:val="00D74580"/>
    <w:rsid w:val="00F87CDB"/>
    <w:rsid w:val="00FB6D93"/>
    <w:rsid w:val="00FC693F"/>
    <w:rsid w:val="00FF5F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75578F"/>
  <w14:defaultImageDpi w14:val="300"/>
  <w15:docId w15:val="{7B24C316-A56E-4178-8A0F-1F71B0176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F43A3"/>
    <w:rPr>
      <w:color w:val="0000FF" w:themeColor="hyperlink"/>
      <w:u w:val="single"/>
    </w:rPr>
  </w:style>
  <w:style w:type="character" w:styleId="UnresolvedMention">
    <w:name w:val="Unresolved Mention"/>
    <w:basedOn w:val="DefaultParagraphFont"/>
    <w:uiPriority w:val="99"/>
    <w:semiHidden/>
    <w:unhideWhenUsed/>
    <w:rsid w:val="001F43A3"/>
    <w:rPr>
      <w:color w:val="605E5C"/>
      <w:shd w:val="clear" w:color="auto" w:fill="E1DFDD"/>
    </w:rPr>
  </w:style>
  <w:style w:type="paragraph" w:styleId="Revision">
    <w:name w:val="Revision"/>
    <w:hidden/>
    <w:uiPriority w:val="99"/>
    <w:semiHidden/>
    <w:rsid w:val="00C777B7"/>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41c8e45-d3ad-446c-84f0-885696763f32}" enabled="1" method="Standard" siteId="{2ab9ba88-e1a4-4c9a-8ebc-0fce705d2f56}" contentBits="1" removed="0"/>
</clbl:labelList>
</file>

<file path=docProps/app.xml><?xml version="1.0" encoding="utf-8"?>
<Properties xmlns="http://schemas.openxmlformats.org/officeDocument/2006/extended-properties" xmlns:vt="http://schemas.openxmlformats.org/officeDocument/2006/docPropsVTypes">
  <Template>Normal</Template>
  <TotalTime>249</TotalTime>
  <Pages>1</Pages>
  <Words>14009</Words>
  <Characters>79855</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Millicent  Mufambi</cp:lastModifiedBy>
  <cp:revision>1</cp:revision>
  <cp:lastPrinted>2026-05-07T12:50:00Z</cp:lastPrinted>
  <dcterms:created xsi:type="dcterms:W3CDTF">2013-12-23T23:15:00Z</dcterms:created>
  <dcterms:modified xsi:type="dcterms:W3CDTF">2026-06-02T10:54:00Z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3932c7b7,524a2725,1f76cfd0</vt:lpwstr>
  </property>
  <property fmtid="{D5CDD505-2E9C-101B-9397-08002B2CF9AE}" pid="3" name="ClassificationContentMarkingHeaderFontProps">
    <vt:lpwstr>#000000,10,Aptos</vt:lpwstr>
  </property>
  <property fmtid="{D5CDD505-2E9C-101B-9397-08002B2CF9AE}" pid="4" name="ClassificationContentMarkingHeaderText">
    <vt:lpwstr>FBCH_CONFIDENTIAL</vt:lpwstr>
  </property>
</Properties>
</file>